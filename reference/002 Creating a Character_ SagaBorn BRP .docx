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spacing w:after="180" w:before="240" w:lineRule="auto"/>
        <w:rPr/>
      </w:pPr>
      <w:bookmarkStart w:colFirst="0" w:colLast="0" w:name="_mzk8h1q1z0jd" w:id="0"/>
      <w:bookmarkEnd w:id="0"/>
      <w:r w:rsidDel="00000000" w:rsidR="00000000" w:rsidRPr="00000000">
        <w:rPr>
          <w:rtl w:val="0"/>
        </w:rPr>
        <w:t xml:space="preserve">Chapter 2: Creating a Character</w:t>
      </w:r>
    </w:p>
    <w:p w:rsidR="00000000" w:rsidDel="00000000" w:rsidP="00000000" w:rsidRDefault="00000000" w:rsidRPr="00000000" w14:paraId="00000002">
      <w:pPr>
        <w:spacing w:after="180" w:before="240" w:lineRule="auto"/>
        <w:rPr/>
      </w:pPr>
      <w:r w:rsidDel="00000000" w:rsidR="00000000" w:rsidRPr="00000000">
        <w:rPr>
          <w:rtl w:val="0"/>
        </w:rPr>
        <w:t xml:space="preserve">It is time to create your adventurer. The following is a system for developing them. This system creates reasonably competent characters, but who they are is up to you. Suggestions are provided in each step for choices that can help you build the most exciting hero. You should have a blank character sheet handy and maybe another sheet of paper for notes. You can download digital versions at </w:t>
      </w:r>
      <w:hyperlink r:id="rId7">
        <w:r w:rsidDel="00000000" w:rsidR="00000000" w:rsidRPr="00000000">
          <w:rPr>
            <w:color w:val="1155cc"/>
            <w:u w:val="single"/>
            <w:rtl w:val="0"/>
          </w:rPr>
          <w:t xml:space="preserve">www.sagaborn.com/SagaBornBRP</w:t>
        </w:r>
      </w:hyperlink>
      <w:r w:rsidDel="00000000" w:rsidR="00000000" w:rsidRPr="00000000">
        <w:rPr>
          <w:rtl w:val="0"/>
        </w:rPr>
        <w:t xml:space="preserve">.</w:t>
      </w:r>
    </w:p>
    <w:p w:rsidR="00000000" w:rsidDel="00000000" w:rsidP="00000000" w:rsidRDefault="00000000" w:rsidRPr="00000000" w14:paraId="00000003">
      <w:pPr>
        <w:pStyle w:val="Heading1"/>
        <w:rPr/>
      </w:pPr>
      <w:bookmarkStart w:colFirst="0" w:colLast="0" w:name="_spx259bp9jcg" w:id="1"/>
      <w:bookmarkEnd w:id="1"/>
      <w:r w:rsidDel="00000000" w:rsidR="00000000" w:rsidRPr="00000000">
        <w:rPr>
          <w:rtl w:val="0"/>
        </w:rPr>
        <w:t xml:space="preserve">Character Creation Steps:</w:t>
      </w:r>
    </w:p>
    <w:p w:rsidR="00000000" w:rsidDel="00000000" w:rsidP="00000000" w:rsidRDefault="00000000" w:rsidRPr="00000000" w14:paraId="00000004">
      <w:pPr>
        <w:rPr/>
      </w:pPr>
      <w:r w:rsidDel="00000000" w:rsidR="00000000" w:rsidRPr="00000000">
        <w:rPr>
          <w:rtl w:val="0"/>
        </w:rPr>
        <w:t xml:space="preserve">These steps will lead you through the path to create a character.</w:t>
      </w:r>
    </w:p>
    <w:p w:rsidR="00000000" w:rsidDel="00000000" w:rsidP="00000000" w:rsidRDefault="00000000" w:rsidRPr="00000000" w14:paraId="00000005">
      <w:pPr>
        <w:numPr>
          <w:ilvl w:val="0"/>
          <w:numId w:val="5"/>
        </w:numPr>
        <w:ind w:left="720" w:hanging="360"/>
        <w:rPr>
          <w:u w:val="none"/>
        </w:rPr>
      </w:pPr>
      <w:r w:rsidDel="00000000" w:rsidR="00000000" w:rsidRPr="00000000">
        <w:rPr>
          <w:b w:val="1"/>
          <w:rtl w:val="0"/>
        </w:rPr>
        <w:t xml:space="preserve">Lifepath:</w:t>
      </w:r>
      <w:r w:rsidDel="00000000" w:rsidR="00000000" w:rsidRPr="00000000">
        <w:rPr>
          <w:rtl w:val="0"/>
        </w:rPr>
        <w:t xml:space="preserve"> This is first because it allows you to figure out story elements with your hero. Knowing the hero's species, profession, and history will help inform the mechanical choices you will make later.</w:t>
      </w:r>
    </w:p>
    <w:p w:rsidR="00000000" w:rsidDel="00000000" w:rsidP="00000000" w:rsidRDefault="00000000" w:rsidRPr="00000000" w14:paraId="00000006">
      <w:pPr>
        <w:numPr>
          <w:ilvl w:val="0"/>
          <w:numId w:val="5"/>
        </w:numPr>
        <w:ind w:left="720" w:hanging="360"/>
        <w:rPr>
          <w:u w:val="none"/>
        </w:rPr>
      </w:pPr>
      <w:r w:rsidDel="00000000" w:rsidR="00000000" w:rsidRPr="00000000">
        <w:rPr>
          <w:b w:val="1"/>
          <w:rtl w:val="0"/>
        </w:rPr>
        <w:t xml:space="preserve">Characteristics:</w:t>
      </w:r>
      <w:r w:rsidDel="00000000" w:rsidR="00000000" w:rsidRPr="00000000">
        <w:rPr>
          <w:rtl w:val="0"/>
        </w:rPr>
        <w:t xml:space="preserve"> These are the abilities that build a base for everything else. Look at your Profession and skills and make sure your highest characteristics match up with those skills. </w:t>
      </w:r>
    </w:p>
    <w:p w:rsidR="00000000" w:rsidDel="00000000" w:rsidP="00000000" w:rsidRDefault="00000000" w:rsidRPr="00000000" w14:paraId="00000007">
      <w:pPr>
        <w:numPr>
          <w:ilvl w:val="0"/>
          <w:numId w:val="5"/>
        </w:numPr>
        <w:ind w:left="720" w:hanging="360"/>
        <w:rPr>
          <w:u w:val="none"/>
        </w:rPr>
      </w:pPr>
      <w:r w:rsidDel="00000000" w:rsidR="00000000" w:rsidRPr="00000000">
        <w:rPr>
          <w:b w:val="1"/>
          <w:rtl w:val="0"/>
        </w:rPr>
        <w:t xml:space="preserve">Assigning Skills:</w:t>
      </w:r>
      <w:r w:rsidDel="00000000" w:rsidR="00000000" w:rsidRPr="00000000">
        <w:rPr>
          <w:rtl w:val="0"/>
        </w:rPr>
        <w:t xml:space="preserve"> You get points for your Profession skills as well as a pool of points for your personal skills. You start with 250 Profession skill points and INTx10 personal skill points to distribute. SagaBorn D100 is completely skill-based, so make sure you build the skills for the style of play you want! But don’t worry, every time you use any skill successfully, you have a chance to level it up at the end of the game night.</w:t>
      </w:r>
    </w:p>
    <w:p w:rsidR="00000000" w:rsidDel="00000000" w:rsidP="00000000" w:rsidRDefault="00000000" w:rsidRPr="00000000" w14:paraId="00000008">
      <w:pPr>
        <w:numPr>
          <w:ilvl w:val="0"/>
          <w:numId w:val="5"/>
        </w:numPr>
        <w:ind w:left="720" w:hanging="360"/>
        <w:rPr>
          <w:u w:val="none"/>
        </w:rPr>
      </w:pPr>
      <w:r w:rsidDel="00000000" w:rsidR="00000000" w:rsidRPr="00000000">
        <w:rPr>
          <w:b w:val="1"/>
          <w:rtl w:val="0"/>
        </w:rPr>
        <w:t xml:space="preserve">Talents:</w:t>
      </w:r>
      <w:r w:rsidDel="00000000" w:rsidR="00000000" w:rsidRPr="00000000">
        <w:rPr>
          <w:rtl w:val="0"/>
        </w:rPr>
        <w:t xml:space="preserve"> These extraordinary abilities allow you to customize your character even further. While there are no classes in SagaBorn D100, these talents may have familiar names to each Path. You are only limited to the amount of Talent points you earn, branching out and becoming the hero you wish. At character creation, you start with </w:t>
      </w:r>
      <w:r w:rsidDel="00000000" w:rsidR="00000000" w:rsidRPr="00000000">
        <w:rPr>
          <w:b w:val="1"/>
          <w:i w:val="1"/>
          <w:rtl w:val="0"/>
        </w:rPr>
        <w:t xml:space="preserve">3 Talent points</w:t>
      </w:r>
      <w:r w:rsidDel="00000000" w:rsidR="00000000" w:rsidRPr="00000000">
        <w:rPr>
          <w:rtl w:val="0"/>
        </w:rPr>
        <w:t xml:space="preserve">. As your character grows in power and achievements, they will gain Talent Points at the StoryGuide’s discretion.</w:t>
      </w:r>
    </w:p>
    <w:p w:rsidR="00000000" w:rsidDel="00000000" w:rsidP="00000000" w:rsidRDefault="00000000" w:rsidRPr="00000000" w14:paraId="00000009">
      <w:pPr>
        <w:numPr>
          <w:ilvl w:val="0"/>
          <w:numId w:val="5"/>
        </w:numPr>
        <w:ind w:left="720" w:hanging="360"/>
        <w:rPr>
          <w:u w:val="none"/>
        </w:rPr>
      </w:pPr>
      <w:r w:rsidDel="00000000" w:rsidR="00000000" w:rsidRPr="00000000">
        <w:rPr>
          <w:b w:val="1"/>
          <w:rtl w:val="0"/>
        </w:rPr>
        <w:t xml:space="preserve">Equipment:</w:t>
      </w:r>
      <w:r w:rsidDel="00000000" w:rsidR="00000000" w:rsidRPr="00000000">
        <w:rPr>
          <w:rtl w:val="0"/>
        </w:rPr>
        <w:t xml:space="preserve"> You have starting equipment and gold based on your Profession. Resources and money can be rare in Atheles, so you may not have the funds to buy everything you want. What better reason to go adventuring!</w:t>
      </w:r>
    </w:p>
    <w:p w:rsidR="00000000" w:rsidDel="00000000" w:rsidP="00000000" w:rsidRDefault="00000000" w:rsidRPr="00000000" w14:paraId="0000000A">
      <w:pPr>
        <w:numPr>
          <w:ilvl w:val="0"/>
          <w:numId w:val="5"/>
        </w:numPr>
        <w:ind w:left="720" w:hanging="360"/>
        <w:rPr>
          <w:u w:val="none"/>
        </w:rPr>
      </w:pPr>
      <w:r w:rsidDel="00000000" w:rsidR="00000000" w:rsidRPr="00000000">
        <w:rPr>
          <w:b w:val="1"/>
          <w:rtl w:val="0"/>
        </w:rPr>
        <w:t xml:space="preserve">Finishing Touches:</w:t>
      </w:r>
      <w:r w:rsidDel="00000000" w:rsidR="00000000" w:rsidRPr="00000000">
        <w:rPr>
          <w:rtl w:val="0"/>
        </w:rPr>
        <w:t xml:space="preserve"> Appearance, personality, and more can be determined now, but if you are undecided, provide some generalizations and refine them later on.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1"/>
        <w:rPr/>
      </w:pPr>
      <w:bookmarkStart w:colFirst="0" w:colLast="0" w:name="_he9q77gzhxqf" w:id="2"/>
      <w:bookmarkEnd w:id="2"/>
      <w:r w:rsidDel="00000000" w:rsidR="00000000" w:rsidRPr="00000000">
        <w:rPr>
          <w:rtl w:val="0"/>
        </w:rPr>
        <w:t xml:space="preserve">Lifepath</w:t>
      </w:r>
    </w:p>
    <w:p w:rsidR="00000000" w:rsidDel="00000000" w:rsidP="00000000" w:rsidRDefault="00000000" w:rsidRPr="00000000" w14:paraId="0000000E">
      <w:pPr>
        <w:rPr/>
      </w:pPr>
      <w:r w:rsidDel="00000000" w:rsidR="00000000" w:rsidRPr="00000000">
        <w:rPr>
          <w:rtl w:val="0"/>
        </w:rPr>
        <w:t xml:space="preserve">Where do you start in the world of the Dark Return? Who is your SagaBorn hero? You can roll the dice using the charts below or use them as a guide to build the SagaBorn character you wish to play. These are not the only options, but they are a great starting point for characters who live in Atheles in the lands around the city-state of Kowal.</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These charts give brief explanations, many of which are further defined later in the book. For more information, refer to the</w:t>
      </w:r>
      <w:r w:rsidDel="00000000" w:rsidR="00000000" w:rsidRPr="00000000">
        <w:rPr>
          <w:rtl w:val="0"/>
        </w:rPr>
        <w:t xml:space="preserve"> index for a listing of references and page numbers.</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bookmarkStart w:colFirst="0" w:colLast="0" w:name="16ykr2nli4sm" w:id="3"/>
    <w:bookmarkEnd w:id="3"/>
    <w:p w:rsidR="00000000" w:rsidDel="00000000" w:rsidP="00000000" w:rsidRDefault="00000000" w:rsidRPr="00000000" w14:paraId="00000012">
      <w:pPr>
        <w:pStyle w:val="Heading1"/>
        <w:rPr/>
      </w:pPr>
      <w:bookmarkStart w:colFirst="0" w:colLast="0" w:name="_316pn6v3w3v" w:id="4"/>
      <w:bookmarkEnd w:id="4"/>
      <w:r w:rsidDel="00000000" w:rsidR="00000000" w:rsidRPr="00000000">
        <w:rPr>
          <w:rtl w:val="0"/>
        </w:rPr>
        <w:t xml:space="preserve">Species, Biology, and Heritage</w:t>
      </w:r>
    </w:p>
    <w:p w:rsidR="00000000" w:rsidDel="00000000" w:rsidP="00000000" w:rsidRDefault="00000000" w:rsidRPr="00000000" w14:paraId="00000013">
      <w:pPr>
        <w:rPr/>
      </w:pPr>
      <w:r w:rsidDel="00000000" w:rsidR="00000000" w:rsidRPr="00000000">
        <w:rPr>
          <w:rtl w:val="0"/>
        </w:rPr>
        <w:t xml:space="preserve">The peoples of Atheles are many and varied. Those who currently reside in this world may have evolved here, traveled here from the stars, or were pulled by cosmic forces. Here they are divided by species, biology, and heritage.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b w:val="1"/>
          <w:rtl w:val="0"/>
        </w:rPr>
        <w:t xml:space="preserve">Species:</w:t>
      </w:r>
      <w:r w:rsidDel="00000000" w:rsidR="00000000" w:rsidRPr="00000000">
        <w:rPr>
          <w:rtl w:val="0"/>
        </w:rPr>
        <w:t xml:space="preserve"> Those of the same species can procreate and share a common origin, though there is often great biological diversity within a species.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b w:val="1"/>
          <w:rtl w:val="0"/>
        </w:rPr>
        <w:t xml:space="preserve">Biology:</w:t>
      </w:r>
      <w:r w:rsidDel="00000000" w:rsidR="00000000" w:rsidRPr="00000000">
        <w:rPr>
          <w:rtl w:val="0"/>
        </w:rPr>
        <w:t xml:space="preserve"> Refers to the biological differences that exist within a given species.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b w:val="1"/>
          <w:rtl w:val="0"/>
        </w:rPr>
        <w:t xml:space="preserve">Heritage:</w:t>
      </w:r>
      <w:r w:rsidDel="00000000" w:rsidR="00000000" w:rsidRPr="00000000">
        <w:rPr>
          <w:rtl w:val="0"/>
        </w:rPr>
        <w:t xml:space="preserve"> Refers to the skills and knowledge passed down in a person’s culture. While a heritage is based on abilities common to a species, it is not necessarily exclusive to that species. For example, a dworv raised by fauns may have a Fey heritage. Everyone’s story is individual, and you are free to choose how to build your character’s story.</w:t>
      </w:r>
    </w:p>
    <w:p w:rsidR="00000000" w:rsidDel="00000000" w:rsidP="00000000" w:rsidRDefault="00000000" w:rsidRPr="00000000" w14:paraId="0000001A">
      <w:pPr>
        <w:pStyle w:val="Heading2"/>
        <w:rPr/>
      </w:pPr>
      <w:bookmarkStart w:colFirst="0" w:colLast="0" w:name="_jad9bmdjlz0k" w:id="5"/>
      <w:bookmarkEnd w:id="5"/>
      <w:r w:rsidDel="00000000" w:rsidR="00000000" w:rsidRPr="00000000">
        <w:rPr>
          <w:rtl w:val="0"/>
        </w:rPr>
        <w:t xml:space="preserve">Species Lifepath</w:t>
      </w:r>
    </w:p>
    <w:p w:rsidR="00000000" w:rsidDel="00000000" w:rsidP="00000000" w:rsidRDefault="00000000" w:rsidRPr="00000000" w14:paraId="0000001B">
      <w:pPr>
        <w:rPr/>
      </w:pPr>
      <w:r w:rsidDel="00000000" w:rsidR="00000000" w:rsidRPr="00000000">
        <w:rPr>
          <w:rtl w:val="0"/>
        </w:rPr>
        <w:t xml:space="preserve">If you decide to choose for yourself rather than rolling the dice, note that the chart below represents the rarity of each species and heritage in Atheles.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1"/>
        </w:rPr>
      </w:pPr>
      <w:r w:rsidDel="00000000" w:rsidR="00000000" w:rsidRPr="00000000">
        <w:rPr>
          <w:b w:val="1"/>
          <w:rtl w:val="0"/>
        </w:rPr>
        <w:t xml:space="preserve">Choose your species or let fate decide: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b w:val="1"/>
        </w:rPr>
      </w:pPr>
      <w:r w:rsidDel="00000000" w:rsidR="00000000" w:rsidRPr="00000000">
        <w:rPr>
          <w:b w:val="1"/>
          <w:rtl w:val="0"/>
        </w:rPr>
        <w:t xml:space="preserve">Table L1</w:t>
      </w:r>
    </w:p>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9015"/>
        <w:tblGridChange w:id="0">
          <w:tblGrid>
            <w:gridCol w:w="1785"/>
            <w:gridCol w:w="90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Roll 1d10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rPr>
                <w:i w:val="1"/>
              </w:rPr>
            </w:pPr>
            <w:r w:rsidDel="00000000" w:rsidR="00000000" w:rsidRPr="00000000">
              <w:rPr>
                <w:b w:val="1"/>
                <w:rtl w:val="0"/>
              </w:rPr>
              <w:t xml:space="preserve">Terian:</w:t>
            </w:r>
            <w:r w:rsidDel="00000000" w:rsidR="00000000" w:rsidRPr="00000000">
              <w:rPr>
                <w:rtl w:val="0"/>
              </w:rPr>
              <w:t xml:space="preserve"> Species born and evolved in Atheles. Proceed to </w:t>
            </w:r>
            <w:r w:rsidDel="00000000" w:rsidR="00000000" w:rsidRPr="00000000">
              <w:rPr>
                <w:i w:val="1"/>
                <w:rtl w:val="0"/>
              </w:rPr>
              <w:t xml:space="preserve">Table LT1.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7-9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rPr>
                <w:i w:val="1"/>
              </w:rPr>
            </w:pPr>
            <w:r w:rsidDel="00000000" w:rsidR="00000000" w:rsidRPr="00000000">
              <w:rPr>
                <w:b w:val="1"/>
                <w:rtl w:val="0"/>
              </w:rPr>
              <w:t xml:space="preserve">Fey:</w:t>
            </w:r>
            <w:r w:rsidDel="00000000" w:rsidR="00000000" w:rsidRPr="00000000">
              <w:rPr>
                <w:rtl w:val="0"/>
              </w:rPr>
              <w:t xml:space="preserve"> Species originating from other worlds. Proceed to </w:t>
            </w:r>
            <w:r w:rsidDel="00000000" w:rsidR="00000000" w:rsidRPr="00000000">
              <w:rPr>
                <w:i w:val="1"/>
                <w:rtl w:val="0"/>
              </w:rPr>
              <w:t xml:space="preserve">Table F1.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b w:val="1"/>
                <w:rtl w:val="0"/>
              </w:rPr>
              <w:t xml:space="preserve">Elven:</w:t>
            </w:r>
            <w:r w:rsidDel="00000000" w:rsidR="00000000" w:rsidRPr="00000000">
              <w:rPr>
                <w:rtl w:val="0"/>
              </w:rPr>
              <w:t xml:space="preserve"> A specific species originating from another place, though conflicting origin myths abound. Proceed to </w:t>
            </w:r>
            <w:r w:rsidDel="00000000" w:rsidR="00000000" w:rsidRPr="00000000">
              <w:rPr>
                <w:i w:val="1"/>
                <w:rtl w:val="0"/>
              </w:rPr>
              <w:t xml:space="preserve">Table E1</w:t>
            </w:r>
            <w:r w:rsidDel="00000000" w:rsidR="00000000" w:rsidRPr="00000000">
              <w:rPr>
                <w:rtl w:val="0"/>
              </w:rPr>
              <w:t xml:space="preserve">.</w:t>
            </w:r>
          </w:p>
        </w:tc>
      </w:tr>
    </w:tbl>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2"/>
        <w:rPr/>
      </w:pPr>
      <w:bookmarkStart w:colFirst="0" w:colLast="0" w:name="_buwfl0tku89q" w:id="6"/>
      <w:bookmarkEnd w:id="6"/>
      <w:r w:rsidDel="00000000" w:rsidR="00000000" w:rsidRPr="00000000">
        <w:rPr>
          <w:rtl w:val="0"/>
        </w:rPr>
        <w:t xml:space="preserve">Terian</w:t>
      </w:r>
    </w:p>
    <w:p w:rsidR="00000000" w:rsidDel="00000000" w:rsidP="00000000" w:rsidRDefault="00000000" w:rsidRPr="00000000" w14:paraId="0000002A">
      <w:pPr>
        <w:rPr/>
      </w:pPr>
      <w:r w:rsidDel="00000000" w:rsidR="00000000" w:rsidRPr="00000000">
        <w:rPr>
          <w:rtl w:val="0"/>
        </w:rPr>
        <w:t xml:space="preserve">Terians, which include both terans, dweran, and dworves, originated on Atheles and have a close connection to the world. The dworves evolved first, but were put to sleep for many millennia and have only recently (in the last 4000 years) been awakened. Terans evolved when Atheles was inhabited by elves and eldar, who ignored terans until they gained enough technology and strength to become a nuisance. The terans grew in population until they became the most dominant race in the world. Dweran are the offspring between dworv and teran.</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b w:val="1"/>
        </w:rPr>
      </w:pPr>
      <w:r w:rsidDel="00000000" w:rsidR="00000000" w:rsidRPr="00000000">
        <w:rPr>
          <w:b w:val="1"/>
          <w:rtl w:val="0"/>
        </w:rPr>
        <w:t xml:space="preserve">Choose your terian biology or let fate decide:</w:t>
      </w:r>
    </w:p>
    <w:p w:rsidR="00000000" w:rsidDel="00000000" w:rsidP="00000000" w:rsidRDefault="00000000" w:rsidRPr="00000000" w14:paraId="0000002D">
      <w:pPr>
        <w:rPr>
          <w:b w:val="1"/>
        </w:rPr>
      </w:pPr>
      <w:r w:rsidDel="00000000" w:rsidR="00000000" w:rsidRPr="00000000">
        <w:rPr>
          <w:rtl w:val="0"/>
        </w:rPr>
      </w:r>
    </w:p>
    <w:p w:rsidR="00000000" w:rsidDel="00000000" w:rsidP="00000000" w:rsidRDefault="00000000" w:rsidRPr="00000000" w14:paraId="0000002E">
      <w:pPr>
        <w:rPr>
          <w:b w:val="1"/>
        </w:rPr>
      </w:pPr>
      <w:r w:rsidDel="00000000" w:rsidR="00000000" w:rsidRPr="00000000">
        <w:rPr>
          <w:b w:val="1"/>
          <w:rtl w:val="0"/>
        </w:rPr>
        <w:t xml:space="preserve">Table LT1</w:t>
      </w:r>
    </w:p>
    <w:tbl>
      <w:tblPr>
        <w:tblStyle w:val="Table2"/>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5"/>
        <w:gridCol w:w="8685"/>
        <w:tblGridChange w:id="0">
          <w:tblGrid>
            <w:gridCol w:w="2115"/>
            <w:gridCol w:w="86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rPr>
                <w:b w:val="1"/>
              </w:rPr>
            </w:pPr>
            <w:r w:rsidDel="00000000" w:rsidR="00000000" w:rsidRPr="00000000">
              <w:rPr>
                <w:rtl w:val="0"/>
              </w:rPr>
              <w:t xml:space="preserve">Roll 1d10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rPr>
                <w:b w:val="1"/>
              </w:rPr>
            </w:pPr>
            <w:r w:rsidDel="00000000" w:rsidR="00000000" w:rsidRPr="00000000">
              <w:rPr>
                <w:rtl w:val="0"/>
              </w:rPr>
              <w:t xml:space="preserve">1-7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rPr>
                <w:b w:val="1"/>
              </w:rPr>
            </w:pPr>
            <w:r w:rsidDel="00000000" w:rsidR="00000000" w:rsidRPr="00000000">
              <w:rPr>
                <w:b w:val="1"/>
                <w:rtl w:val="0"/>
              </w:rPr>
              <w:t xml:space="preserve">Teran:</w:t>
            </w:r>
            <w:r w:rsidDel="00000000" w:rsidR="00000000" w:rsidRPr="00000000">
              <w:rPr>
                <w:rtl w:val="0"/>
              </w:rPr>
              <w:t xml:space="preserve"> The most common biology in Atheles, they are resilient and skilled. Proceed to </w:t>
            </w:r>
            <w:r w:rsidDel="00000000" w:rsidR="00000000" w:rsidRPr="00000000">
              <w:rPr>
                <w:i w:val="1"/>
                <w:rtl w:val="0"/>
              </w:rPr>
              <w:t xml:space="preserve">Table LT2</w:t>
            </w:r>
            <w:r w:rsidDel="00000000" w:rsidR="00000000" w:rsidRPr="00000000">
              <w:rPr>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rPr>
                <w:b w:val="1"/>
              </w:rPr>
            </w:pPr>
            <w:r w:rsidDel="00000000" w:rsidR="00000000" w:rsidRPr="00000000">
              <w:rPr>
                <w:rtl w:val="0"/>
              </w:rPr>
              <w:t xml:space="preserve">8-9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rPr>
                <w:b w:val="1"/>
              </w:rPr>
            </w:pPr>
            <w:r w:rsidDel="00000000" w:rsidR="00000000" w:rsidRPr="00000000">
              <w:rPr>
                <w:b w:val="1"/>
                <w:rtl w:val="0"/>
              </w:rPr>
              <w:t xml:space="preserve">Dworven:</w:t>
            </w:r>
            <w:r w:rsidDel="00000000" w:rsidR="00000000" w:rsidRPr="00000000">
              <w:rPr>
                <w:rtl w:val="0"/>
              </w:rPr>
              <w:t xml:space="preserve"> The oldest people of Atheles, the dworves are stout, strong, and ingenious crafters. Proceed to </w:t>
            </w:r>
            <w:r w:rsidDel="00000000" w:rsidR="00000000" w:rsidRPr="00000000">
              <w:rPr>
                <w:i w:val="1"/>
                <w:rtl w:val="0"/>
              </w:rPr>
              <w:t xml:space="preserve">Table LT3</w:t>
            </w:r>
            <w:r w:rsidDel="00000000" w:rsidR="00000000" w:rsidRPr="00000000">
              <w:rPr>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b w:val="1"/>
                <w:rtl w:val="0"/>
              </w:rPr>
              <w:t xml:space="preserve">Dweran: </w:t>
            </w:r>
            <w:r w:rsidDel="00000000" w:rsidR="00000000" w:rsidRPr="00000000">
              <w:rPr>
                <w:rtl w:val="0"/>
              </w:rPr>
              <w:t xml:space="preserve">A person of both Teran and Dworven descent. Proceed to Table LT4</w:t>
            </w:r>
          </w:p>
        </w:tc>
      </w:tr>
    </w:tbl>
    <w:p w:rsidR="00000000" w:rsidDel="00000000" w:rsidP="00000000" w:rsidRDefault="00000000" w:rsidRPr="00000000" w14:paraId="00000037">
      <w:pPr>
        <w:rPr>
          <w:b w:val="1"/>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2"/>
        <w:rPr/>
      </w:pPr>
      <w:bookmarkStart w:colFirst="0" w:colLast="0" w:name="_13sxeu4q9a3r" w:id="7"/>
      <w:bookmarkEnd w:id="7"/>
      <w:r w:rsidDel="00000000" w:rsidR="00000000" w:rsidRPr="00000000">
        <w:rPr>
          <w:rtl w:val="0"/>
        </w:rPr>
        <w:t xml:space="preserve">Teran</w:t>
      </w:r>
    </w:p>
    <w:p w:rsidR="00000000" w:rsidDel="00000000" w:rsidP="00000000" w:rsidRDefault="00000000" w:rsidRPr="00000000" w14:paraId="0000003A">
      <w:pPr>
        <w:widowControl w:val="0"/>
        <w:rPr>
          <w:sz w:val="20"/>
          <w:szCs w:val="20"/>
        </w:rPr>
      </w:pPr>
      <w:r w:rsidDel="00000000" w:rsidR="00000000" w:rsidRPr="00000000">
        <w:rPr>
          <w:sz w:val="20"/>
          <w:szCs w:val="20"/>
          <w:rtl w:val="0"/>
        </w:rPr>
        <w:t xml:space="preserve">Lifespan: 65 years average</w:t>
        <w:tab/>
        <w:t xml:space="preserve">Height: 5’ 8” average</w:t>
        <w:tab/>
        <w:tab/>
        <w:t xml:space="preserve">Weight: 180 lb average</w:t>
        <w:tab/>
        <w:tab/>
        <w:t xml:space="preserve">Speed: 30</w:t>
      </w:r>
    </w:p>
    <w:p w:rsidR="00000000" w:rsidDel="00000000" w:rsidP="00000000" w:rsidRDefault="00000000" w:rsidRPr="00000000" w14:paraId="0000003B">
      <w:pPr>
        <w:widowControl w:val="0"/>
        <w:rPr>
          <w:sz w:val="20"/>
          <w:szCs w:val="20"/>
        </w:rPr>
      </w:pPr>
      <w:r w:rsidDel="00000000" w:rsidR="00000000" w:rsidRPr="00000000">
        <w:rPr>
          <w:rtl w:val="0"/>
        </w:rPr>
      </w:r>
    </w:p>
    <w:p w:rsidR="00000000" w:rsidDel="00000000" w:rsidP="00000000" w:rsidRDefault="00000000" w:rsidRPr="00000000" w14:paraId="0000003C">
      <w:pPr>
        <w:widowControl w:val="0"/>
        <w:rPr>
          <w:b w:val="1"/>
          <w:sz w:val="20"/>
          <w:szCs w:val="20"/>
        </w:rPr>
      </w:pPr>
      <w:r w:rsidDel="00000000" w:rsidR="00000000" w:rsidRPr="00000000">
        <w:rPr>
          <w:b w:val="1"/>
          <w:sz w:val="20"/>
          <w:szCs w:val="20"/>
          <w:rtl w:val="0"/>
        </w:rPr>
        <w:t xml:space="preserve">Common Names (teran names are as varied as water drops in the ocean):</w:t>
      </w:r>
      <w:r w:rsidDel="00000000" w:rsidR="00000000" w:rsidRPr="00000000">
        <w:rPr>
          <w:sz w:val="20"/>
          <w:szCs w:val="20"/>
          <w:rtl w:val="0"/>
        </w:rPr>
        <w:t xml:space="preserve"> </w:t>
      </w:r>
      <w:r w:rsidDel="00000000" w:rsidR="00000000" w:rsidRPr="00000000">
        <w:rPr>
          <w:b w:val="1"/>
          <w:sz w:val="20"/>
          <w:szCs w:val="20"/>
          <w:rtl w:val="0"/>
        </w:rPr>
        <w:t xml:space="preserve">Martyn, Rikard, Sundaiya, Margery, Hurst, Wez</w:t>
      </w:r>
    </w:p>
    <w:p w:rsidR="00000000" w:rsidDel="00000000" w:rsidP="00000000" w:rsidRDefault="00000000" w:rsidRPr="00000000" w14:paraId="0000003D">
      <w:pPr>
        <w:widowControl w:val="0"/>
        <w:rPr>
          <w:b w:val="1"/>
          <w:sz w:val="20"/>
          <w:szCs w:val="20"/>
        </w:rPr>
      </w:pPr>
      <w:r w:rsidDel="00000000" w:rsidR="00000000" w:rsidRPr="00000000">
        <w:rPr>
          <w:rtl w:val="0"/>
        </w:rPr>
      </w:r>
    </w:p>
    <w:p w:rsidR="00000000" w:rsidDel="00000000" w:rsidP="00000000" w:rsidRDefault="00000000" w:rsidRPr="00000000" w14:paraId="0000003E">
      <w:pPr>
        <w:rPr>
          <w:sz w:val="20"/>
          <w:szCs w:val="20"/>
        </w:rPr>
      </w:pPr>
      <w:r w:rsidDel="00000000" w:rsidR="00000000" w:rsidRPr="00000000">
        <w:rPr>
          <w:sz w:val="20"/>
          <w:szCs w:val="20"/>
          <w:rtl w:val="0"/>
        </w:rPr>
        <w:t xml:space="preserve">Terans are a diverse and prolific race. Their average lifespan is 65 years, though it is said those of the Aradan kingdom lived longer, with magic and advanced medicine responsible for fewer diseases and debilitating injuries. Terans spread across Atheles more quickly than any other race. The average teran family has 3-5 children, causing their population to thrive. The teran population was decimated after the war 700 years ago, but is now growing again, repopulating the cities and lands of their ancestors.</w:t>
      </w:r>
    </w:p>
    <w:p w:rsidR="00000000" w:rsidDel="00000000" w:rsidP="00000000" w:rsidRDefault="00000000" w:rsidRPr="00000000" w14:paraId="0000003F">
      <w:pPr>
        <w:rPr>
          <w:sz w:val="20"/>
          <w:szCs w:val="20"/>
        </w:rPr>
      </w:pPr>
      <w:r w:rsidDel="00000000" w:rsidR="00000000" w:rsidRPr="00000000">
        <w:rPr>
          <w:rtl w:val="0"/>
        </w:rPr>
      </w:r>
    </w:p>
    <w:p w:rsidR="00000000" w:rsidDel="00000000" w:rsidP="00000000" w:rsidRDefault="00000000" w:rsidRPr="00000000" w14:paraId="00000040">
      <w:pPr>
        <w:rPr>
          <w:sz w:val="20"/>
          <w:szCs w:val="20"/>
        </w:rPr>
      </w:pPr>
      <w:r w:rsidDel="00000000" w:rsidR="00000000" w:rsidRPr="00000000">
        <w:rPr>
          <w:sz w:val="20"/>
          <w:szCs w:val="20"/>
          <w:rtl w:val="0"/>
        </w:rPr>
        <w:t xml:space="preserve">Biology: Terans thrive in almost all environments, but have no special abilities or genetics beyond that.</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b w:val="1"/>
        </w:rPr>
      </w:pPr>
      <w:r w:rsidDel="00000000" w:rsidR="00000000" w:rsidRPr="00000000">
        <w:rPr>
          <w:b w:val="1"/>
          <w:rtl w:val="0"/>
        </w:rPr>
        <w:t xml:space="preserve">Choose your Cultural background or let fate decide*: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b w:val="1"/>
        </w:rPr>
      </w:pPr>
      <w:r w:rsidDel="00000000" w:rsidR="00000000" w:rsidRPr="00000000">
        <w:rPr>
          <w:b w:val="1"/>
          <w:rtl w:val="0"/>
        </w:rPr>
        <w:t xml:space="preserve">Table LT2</w:t>
      </w:r>
    </w:p>
    <w:tbl>
      <w:tblPr>
        <w:tblStyle w:val="Table3"/>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8640"/>
        <w:tblGridChange w:id="0">
          <w:tblGrid>
            <w:gridCol w:w="2160"/>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pPr>
            <w:r w:rsidDel="00000000" w:rsidR="00000000" w:rsidRPr="00000000">
              <w:rPr>
                <w:rtl w:val="0"/>
              </w:rPr>
              <w:t xml:space="preserve">Roll 1d12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r w:rsidDel="00000000" w:rsidR="00000000" w:rsidRPr="00000000">
              <w:rPr>
                <w:b w:val="1"/>
                <w:rtl w:val="0"/>
              </w:rPr>
              <w:t xml:space="preserve">Tiren:</w:t>
            </w:r>
            <w:r w:rsidDel="00000000" w:rsidR="00000000" w:rsidRPr="00000000">
              <w:rPr>
                <w:rtl w:val="0"/>
              </w:rPr>
              <w:t xml:space="preserve"> The Kingdom of the Rising Sun. Tirians are an open-minded but militaristic culture. Proceed to </w:t>
            </w:r>
            <w:r w:rsidDel="00000000" w:rsidR="00000000" w:rsidRPr="00000000">
              <w:rPr>
                <w:i w:val="1"/>
                <w:rtl w:val="0"/>
              </w:rPr>
              <w:t xml:space="preserve">Table LT5</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pPr>
            <w:r w:rsidDel="00000000" w:rsidR="00000000" w:rsidRPr="00000000">
              <w:rPr>
                <w:b w:val="1"/>
                <w:rtl w:val="0"/>
              </w:rPr>
              <w:t xml:space="preserve">Uthgard:</w:t>
            </w:r>
            <w:r w:rsidDel="00000000" w:rsidR="00000000" w:rsidRPr="00000000">
              <w:rPr>
                <w:rtl w:val="0"/>
              </w:rPr>
              <w:t xml:space="preserve"> The Dragon Kingdom. Uthgard is a center of learning and engineering but has a long history of nationalism and invasion. Proceed to </w:t>
            </w:r>
            <w:r w:rsidDel="00000000" w:rsidR="00000000" w:rsidRPr="00000000">
              <w:rPr>
                <w:i w:val="1"/>
                <w:rtl w:val="0"/>
              </w:rPr>
              <w:t xml:space="preserve">Table LT5</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pPr>
            <w:r w:rsidDel="00000000" w:rsidR="00000000" w:rsidRPr="00000000">
              <w:rPr>
                <w:b w:val="1"/>
                <w:rtl w:val="0"/>
              </w:rPr>
              <w:t xml:space="preserve">Free Lands:</w:t>
            </w:r>
            <w:r w:rsidDel="00000000" w:rsidR="00000000" w:rsidRPr="00000000">
              <w:rPr>
                <w:rtl w:val="0"/>
              </w:rPr>
              <w:t xml:space="preserve"> The Free Lands are not a country, but are pockets of city-states or nomad tribes left on their own during the hard times since the Great War. This could be the independent city-state of Silverfall or the Free Lands around Ferryport. Proceed to </w:t>
            </w:r>
            <w:r w:rsidDel="00000000" w:rsidR="00000000" w:rsidRPr="00000000">
              <w:rPr>
                <w:i w:val="1"/>
                <w:rtl w:val="0"/>
              </w:rPr>
              <w:t xml:space="preserve">Table LT5</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pPr>
            <w:r w:rsidDel="00000000" w:rsidR="00000000" w:rsidRPr="00000000">
              <w:rPr>
                <w:b w:val="1"/>
                <w:rtl w:val="0"/>
              </w:rPr>
              <w:t xml:space="preserve">Wastelands:</w:t>
            </w:r>
            <w:r w:rsidDel="00000000" w:rsidR="00000000" w:rsidRPr="00000000">
              <w:rPr>
                <w:rtl w:val="0"/>
              </w:rPr>
              <w:t xml:space="preserve"> The magic blasted lands of the old Aradan Kingdom are home to vicious beasts and nomad tribes. Life is brutal here, and its inhabitants are forged by its difficulties. Proceed to </w:t>
            </w:r>
            <w:r w:rsidDel="00000000" w:rsidR="00000000" w:rsidRPr="00000000">
              <w:rPr>
                <w:i w:val="1"/>
                <w:rtl w:val="0"/>
              </w:rPr>
              <w:t xml:space="preserve">Table LT5</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pPr>
            <w:r w:rsidDel="00000000" w:rsidR="00000000" w:rsidRPr="00000000">
              <w:rPr>
                <w:b w:val="1"/>
                <w:rtl w:val="0"/>
              </w:rPr>
              <w:t xml:space="preserve">Endamas:</w:t>
            </w:r>
            <w:r w:rsidDel="00000000" w:rsidR="00000000" w:rsidRPr="00000000">
              <w:rPr>
                <w:rtl w:val="0"/>
              </w:rPr>
              <w:t xml:space="preserve"> The kingdom of the Westlands. Once a large kingdom that stretched from mountains to sea, Endamas is still powerful, though smaller. Ruled by the fortress city of Bordon, its elected king and parliament are a rare democracy. Proceed to </w:t>
            </w:r>
            <w:r w:rsidDel="00000000" w:rsidR="00000000" w:rsidRPr="00000000">
              <w:rPr>
                <w:i w:val="1"/>
                <w:rtl w:val="0"/>
              </w:rPr>
              <w:t xml:space="preserve">Table LT5</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pPr>
            <w:r w:rsidDel="00000000" w:rsidR="00000000" w:rsidRPr="00000000">
              <w:rPr>
                <w:b w:val="1"/>
                <w:rtl w:val="0"/>
              </w:rPr>
              <w:t xml:space="preserve">Ish:</w:t>
            </w:r>
            <w:r w:rsidDel="00000000" w:rsidR="00000000" w:rsidRPr="00000000">
              <w:rPr>
                <w:rtl w:val="0"/>
              </w:rPr>
              <w:t xml:space="preserve"> The Great Empire of Ish has stood for millenia. Ish is prosperous and its people enjoy a renaissance of culture and education, but the government holds an iron fist over those who practice magic. Religion holds great power in this region. Proceed to </w:t>
            </w:r>
            <w:r w:rsidDel="00000000" w:rsidR="00000000" w:rsidRPr="00000000">
              <w:rPr>
                <w:i w:val="1"/>
                <w:rtl w:val="0"/>
              </w:rPr>
              <w:t xml:space="preserve">Table LT5</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pPr>
            <w:r w:rsidDel="00000000" w:rsidR="00000000" w:rsidRPr="00000000">
              <w:rPr>
                <w:b w:val="1"/>
                <w:rtl w:val="0"/>
              </w:rPr>
              <w:t xml:space="preserve">Mideon:</w:t>
            </w:r>
            <w:r w:rsidDel="00000000" w:rsidR="00000000" w:rsidRPr="00000000">
              <w:rPr>
                <w:rtl w:val="0"/>
              </w:rPr>
              <w:t xml:space="preserve"> The grasslands of Mideon are home to many smaller kingdoms which have struggled with one another for years. This is also home to the border keeps, ancient fortresses holding the beasts of the North at bay. Proceed to </w:t>
            </w:r>
            <w:r w:rsidDel="00000000" w:rsidR="00000000" w:rsidRPr="00000000">
              <w:rPr>
                <w:i w:val="1"/>
                <w:rtl w:val="0"/>
              </w:rPr>
              <w:t xml:space="preserve">Table LT5</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pPr>
            <w:r w:rsidDel="00000000" w:rsidR="00000000" w:rsidRPr="00000000">
              <w:rPr>
                <w:b w:val="1"/>
                <w:rtl w:val="0"/>
              </w:rPr>
              <w:t xml:space="preserve">Norhan:</w:t>
            </w:r>
            <w:r w:rsidDel="00000000" w:rsidR="00000000" w:rsidRPr="00000000">
              <w:rPr>
                <w:rtl w:val="0"/>
              </w:rPr>
              <w:t xml:space="preserve"> A kingdom ruled by the Council in the grand city of Seahaven. Norhan offers its people a stable life in a land of abundance. Due to the size of the kingdom, many smaller cultures vie for influence and control. Proceed to </w:t>
            </w:r>
            <w:r w:rsidDel="00000000" w:rsidR="00000000" w:rsidRPr="00000000">
              <w:rPr>
                <w:i w:val="1"/>
                <w:rtl w:val="0"/>
              </w:rPr>
              <w:t xml:space="preserve">Table LT5</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pPr>
            <w:r w:rsidDel="00000000" w:rsidR="00000000" w:rsidRPr="00000000">
              <w:rPr>
                <w:b w:val="1"/>
                <w:rtl w:val="0"/>
              </w:rPr>
              <w:t xml:space="preserve">Vanad:</w:t>
            </w:r>
            <w:r w:rsidDel="00000000" w:rsidR="00000000" w:rsidRPr="00000000">
              <w:rPr>
                <w:rtl w:val="0"/>
              </w:rPr>
              <w:t xml:space="preserve"> The Island kingdom of Vanad is known for its fierce people and seafaring. It is ruled by families that constantly struggle for power, both in their own lands and over the lands they raid. Proceed to </w:t>
            </w:r>
            <w:r w:rsidDel="00000000" w:rsidR="00000000" w:rsidRPr="00000000">
              <w:rPr>
                <w:i w:val="1"/>
                <w:rtl w:val="0"/>
              </w:rPr>
              <w:t xml:space="preserve">Table LT5</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pPr>
            <w:r w:rsidDel="00000000" w:rsidR="00000000" w:rsidRPr="00000000">
              <w:rPr>
                <w:b w:val="1"/>
                <w:rtl w:val="0"/>
              </w:rPr>
              <w:t xml:space="preserve">Nomad:</w:t>
            </w:r>
            <w:r w:rsidDel="00000000" w:rsidR="00000000" w:rsidRPr="00000000">
              <w:rPr>
                <w:rtl w:val="0"/>
              </w:rPr>
              <w:t xml:space="preserve"> There are many empty lands in Atheles, perfect for traveling tribes seeking food and other resources. Proceed to </w:t>
            </w:r>
            <w:r w:rsidDel="00000000" w:rsidR="00000000" w:rsidRPr="00000000">
              <w:rPr>
                <w:i w:val="1"/>
                <w:rtl w:val="0"/>
              </w:rPr>
              <w:t xml:space="preserve">Table LT5</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r w:rsidDel="00000000" w:rsidR="00000000" w:rsidRPr="00000000">
              <w:rPr>
                <w:b w:val="1"/>
                <w:rtl w:val="0"/>
              </w:rPr>
              <w:t xml:space="preserve">Zhou:</w:t>
            </w:r>
            <w:r w:rsidDel="00000000" w:rsidR="00000000" w:rsidRPr="00000000">
              <w:rPr>
                <w:rtl w:val="0"/>
              </w:rPr>
              <w:t xml:space="preserve"> The Eastern continent over the Inner Sea, the people of Zhou have traded with and migrated to Atheles for hundreds of years. Proceed to </w:t>
            </w:r>
            <w:r w:rsidDel="00000000" w:rsidR="00000000" w:rsidRPr="00000000">
              <w:rPr>
                <w:i w:val="1"/>
                <w:rtl w:val="0"/>
              </w:rPr>
              <w:t xml:space="preserve">Table LT5</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pPr>
            <w:r w:rsidDel="00000000" w:rsidR="00000000" w:rsidRPr="00000000">
              <w:rPr>
                <w:b w:val="1"/>
                <w:rtl w:val="0"/>
              </w:rPr>
              <w:t xml:space="preserve">A non-teran culture:</w:t>
            </w:r>
            <w:r w:rsidDel="00000000" w:rsidR="00000000" w:rsidRPr="00000000">
              <w:rPr>
                <w:rtl w:val="0"/>
              </w:rPr>
              <w:t xml:space="preserve"> Even though you are biologically teran, you grew up among another species. Roll or choose </w:t>
            </w:r>
            <w:r w:rsidDel="00000000" w:rsidR="00000000" w:rsidRPr="00000000">
              <w:rPr>
                <w:i w:val="1"/>
                <w:rtl w:val="0"/>
              </w:rPr>
              <w:t xml:space="preserve">Table L1</w:t>
            </w:r>
            <w:r w:rsidDel="00000000" w:rsidR="00000000" w:rsidRPr="00000000">
              <w:rPr>
                <w:rtl w:val="0"/>
              </w:rPr>
              <w:t xml:space="preserve"> to determine which. (If you roll Terian, you grew up in a Dworven culture). Then proceed to roll on that species’ culture chart to see where you grew up. Proceed to </w:t>
            </w:r>
            <w:r w:rsidDel="00000000" w:rsidR="00000000" w:rsidRPr="00000000">
              <w:rPr>
                <w:i w:val="1"/>
                <w:rtl w:val="0"/>
              </w:rPr>
              <w:t xml:space="preserve">Table LT5</w:t>
            </w:r>
            <w:r w:rsidDel="00000000" w:rsidR="00000000" w:rsidRPr="00000000">
              <w:rPr>
                <w:rtl w:val="0"/>
              </w:rPr>
              <w:t xml:space="preserve">.</w:t>
            </w:r>
          </w:p>
        </w:tc>
      </w:tr>
    </w:tbl>
    <w:p w:rsidR="00000000" w:rsidDel="00000000" w:rsidP="00000000" w:rsidRDefault="00000000" w:rsidRPr="00000000" w14:paraId="0000005F">
      <w:pPr>
        <w:rPr/>
      </w:pPr>
      <w:r w:rsidDel="00000000" w:rsidR="00000000" w:rsidRPr="00000000">
        <w:rPr>
          <w:rtl w:val="0"/>
        </w:rPr>
        <w:t xml:space="preserve">* Your cultural background and your current location may be different. You may choose or roll twice to determine where your ancestors came from and where you currently reside. This book mainly focuses on the Eastern lands of Atheles in the Kowal region, but your campaign can take place anywhere!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2"/>
        <w:rPr/>
      </w:pPr>
      <w:bookmarkStart w:colFirst="0" w:colLast="0" w:name="_roj5agabtc0c" w:id="8"/>
      <w:bookmarkEnd w:id="8"/>
      <w:r w:rsidDel="00000000" w:rsidR="00000000" w:rsidRPr="00000000">
        <w:rPr>
          <w:rtl w:val="0"/>
        </w:rPr>
        <w:t xml:space="preserve">Dworv</w:t>
      </w:r>
    </w:p>
    <w:p w:rsidR="00000000" w:rsidDel="00000000" w:rsidP="00000000" w:rsidRDefault="00000000" w:rsidRPr="00000000" w14:paraId="00000062">
      <w:pPr>
        <w:widowControl w:val="0"/>
        <w:rPr>
          <w:sz w:val="20"/>
          <w:szCs w:val="20"/>
        </w:rPr>
      </w:pPr>
      <w:r w:rsidDel="00000000" w:rsidR="00000000" w:rsidRPr="00000000">
        <w:rPr>
          <w:sz w:val="20"/>
          <w:szCs w:val="20"/>
          <w:rtl w:val="0"/>
        </w:rPr>
        <w:t xml:space="preserve">Lifespan: 150 years average</w:t>
        <w:tab/>
        <w:t xml:space="preserve">Height: 4’5” average</w:t>
        <w:tab/>
        <w:tab/>
        <w:t xml:space="preserve">Weight: 195 lb average</w:t>
        <w:tab/>
        <w:tab/>
        <w:t xml:space="preserve">Speed: 20</w:t>
      </w:r>
    </w:p>
    <w:p w:rsidR="00000000" w:rsidDel="00000000" w:rsidP="00000000" w:rsidRDefault="00000000" w:rsidRPr="00000000" w14:paraId="00000063">
      <w:pPr>
        <w:widowControl w:val="0"/>
        <w:rPr>
          <w:sz w:val="20"/>
          <w:szCs w:val="20"/>
        </w:rPr>
      </w:pPr>
      <w:r w:rsidDel="00000000" w:rsidR="00000000" w:rsidRPr="00000000">
        <w:rPr>
          <w:rtl w:val="0"/>
        </w:rPr>
      </w:r>
    </w:p>
    <w:p w:rsidR="00000000" w:rsidDel="00000000" w:rsidP="00000000" w:rsidRDefault="00000000" w:rsidRPr="00000000" w14:paraId="00000064">
      <w:pPr>
        <w:widowControl w:val="0"/>
        <w:rPr>
          <w:sz w:val="20"/>
          <w:szCs w:val="20"/>
        </w:rPr>
      </w:pPr>
      <w:r w:rsidDel="00000000" w:rsidR="00000000" w:rsidRPr="00000000">
        <w:rPr>
          <w:b w:val="1"/>
          <w:sz w:val="20"/>
          <w:szCs w:val="20"/>
          <w:rtl w:val="0"/>
        </w:rPr>
        <w:t xml:space="preserve">Common Names: Dorgen, Remli, Dara, Hogren, Stemp</w:t>
      </w:r>
      <w:r w:rsidDel="00000000" w:rsidR="00000000" w:rsidRPr="00000000">
        <w:rPr>
          <w:rtl w:val="0"/>
        </w:rPr>
      </w:r>
    </w:p>
    <w:p w:rsidR="00000000" w:rsidDel="00000000" w:rsidP="00000000" w:rsidRDefault="00000000" w:rsidRPr="00000000" w14:paraId="00000065">
      <w:pPr>
        <w:widowControl w:val="0"/>
        <w:rPr>
          <w:sz w:val="20"/>
          <w:szCs w:val="20"/>
        </w:rPr>
      </w:pPr>
      <w:r w:rsidDel="00000000" w:rsidR="00000000" w:rsidRPr="00000000">
        <w:rPr>
          <w:rtl w:val="0"/>
        </w:rPr>
      </w:r>
    </w:p>
    <w:p w:rsidR="00000000" w:rsidDel="00000000" w:rsidP="00000000" w:rsidRDefault="00000000" w:rsidRPr="00000000" w14:paraId="00000066">
      <w:pPr>
        <w:rPr>
          <w:sz w:val="20"/>
          <w:szCs w:val="20"/>
        </w:rPr>
      </w:pPr>
      <w:r w:rsidDel="00000000" w:rsidR="00000000" w:rsidRPr="00000000">
        <w:rPr>
          <w:sz w:val="20"/>
          <w:szCs w:val="20"/>
          <w:rtl w:val="0"/>
        </w:rPr>
        <w:t xml:space="preserve">The dworves were the first sentient people on Atheles, but were put into a long magical sleep by the gods, awakening just 4,000 years ago. The dworves of Atheles are a very industrious culture, believing the only time a person’s hands should be still is when they have passed from this world. While several dworven cultures exist, the one that is best known in Atheles is the dworves of Greyhelm, a grouping of cities at the base of the Swordspyne Mountains in the East.</w:t>
      </w:r>
    </w:p>
    <w:p w:rsidR="00000000" w:rsidDel="00000000" w:rsidP="00000000" w:rsidRDefault="00000000" w:rsidRPr="00000000" w14:paraId="00000067">
      <w:pPr>
        <w:rPr>
          <w:sz w:val="20"/>
          <w:szCs w:val="20"/>
        </w:rPr>
      </w:pPr>
      <w:r w:rsidDel="00000000" w:rsidR="00000000" w:rsidRPr="00000000">
        <w:rPr>
          <w:rtl w:val="0"/>
        </w:rPr>
      </w:r>
    </w:p>
    <w:p w:rsidR="00000000" w:rsidDel="00000000" w:rsidP="00000000" w:rsidRDefault="00000000" w:rsidRPr="00000000" w14:paraId="00000068">
      <w:pPr>
        <w:rPr>
          <w:sz w:val="20"/>
          <w:szCs w:val="20"/>
        </w:rPr>
      </w:pPr>
      <w:r w:rsidDel="00000000" w:rsidR="00000000" w:rsidRPr="00000000">
        <w:rPr>
          <w:sz w:val="20"/>
          <w:szCs w:val="20"/>
          <w:rtl w:val="0"/>
        </w:rPr>
        <w:t xml:space="preserve">Dworves stand just over four feet tall and are almost as wide. They have large eyes, though in the daylight, their heavy lids often give the impression they are squinting. Since they work throughout their lives, often reaching a venerable age of 180, they are typically muscular and deft of hand. They have a great mechanical aptitude, and can figure out most mechanical devices with deductive reasoning.</w:t>
      </w:r>
    </w:p>
    <w:p w:rsidR="00000000" w:rsidDel="00000000" w:rsidP="00000000" w:rsidRDefault="00000000" w:rsidRPr="00000000" w14:paraId="00000069">
      <w:pPr>
        <w:rPr>
          <w:sz w:val="20"/>
          <w:szCs w:val="20"/>
        </w:rPr>
      </w:pPr>
      <w:r w:rsidDel="00000000" w:rsidR="00000000" w:rsidRPr="00000000">
        <w:rPr>
          <w:rtl w:val="0"/>
        </w:rPr>
      </w:r>
    </w:p>
    <w:p w:rsidR="00000000" w:rsidDel="00000000" w:rsidP="00000000" w:rsidRDefault="00000000" w:rsidRPr="00000000" w14:paraId="0000006A">
      <w:pPr>
        <w:rPr>
          <w:sz w:val="20"/>
          <w:szCs w:val="20"/>
        </w:rPr>
      </w:pPr>
      <w:r w:rsidDel="00000000" w:rsidR="00000000" w:rsidRPr="00000000">
        <w:rPr>
          <w:sz w:val="20"/>
          <w:szCs w:val="20"/>
          <w:rtl w:val="0"/>
        </w:rPr>
        <w:t xml:space="preserve">Biology: Dworves have Dark Vision up to 60’.</w:t>
      </w:r>
    </w:p>
    <w:p w:rsidR="00000000" w:rsidDel="00000000" w:rsidP="00000000" w:rsidRDefault="00000000" w:rsidRPr="00000000" w14:paraId="0000006B">
      <w:pPr>
        <w:rPr>
          <w:sz w:val="20"/>
          <w:szCs w:val="20"/>
        </w:rPr>
      </w:pPr>
      <w:r w:rsidDel="00000000" w:rsidR="00000000" w:rsidRPr="00000000">
        <w:rPr>
          <w:rtl w:val="0"/>
        </w:rPr>
      </w:r>
    </w:p>
    <w:p w:rsidR="00000000" w:rsidDel="00000000" w:rsidP="00000000" w:rsidRDefault="00000000" w:rsidRPr="00000000" w14:paraId="0000006C">
      <w:pPr>
        <w:rPr>
          <w:b w:val="1"/>
        </w:rPr>
      </w:pPr>
      <w:r w:rsidDel="00000000" w:rsidR="00000000" w:rsidRPr="00000000">
        <w:rPr>
          <w:b w:val="1"/>
          <w:rtl w:val="0"/>
        </w:rPr>
        <w:t xml:space="preserve">Choose your dworven culture or let fate decide:</w:t>
      </w:r>
    </w:p>
    <w:p w:rsidR="00000000" w:rsidDel="00000000" w:rsidP="00000000" w:rsidRDefault="00000000" w:rsidRPr="00000000" w14:paraId="0000006D">
      <w:pPr>
        <w:rPr>
          <w:b w:val="1"/>
        </w:rPr>
      </w:pPr>
      <w:r w:rsidDel="00000000" w:rsidR="00000000" w:rsidRPr="00000000">
        <w:rPr>
          <w:rtl w:val="0"/>
        </w:rPr>
      </w:r>
    </w:p>
    <w:p w:rsidR="00000000" w:rsidDel="00000000" w:rsidP="00000000" w:rsidRDefault="00000000" w:rsidRPr="00000000" w14:paraId="0000006E">
      <w:pPr>
        <w:rPr>
          <w:b w:val="1"/>
        </w:rPr>
      </w:pPr>
      <w:r w:rsidDel="00000000" w:rsidR="00000000" w:rsidRPr="00000000">
        <w:rPr>
          <w:b w:val="1"/>
          <w:rtl w:val="0"/>
        </w:rPr>
        <w:t xml:space="preserve">Table LT3</w:t>
      </w:r>
    </w:p>
    <w:tbl>
      <w:tblPr>
        <w:tblStyle w:val="Table4"/>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9510"/>
        <w:tblGridChange w:id="0">
          <w:tblGrid>
            <w:gridCol w:w="1290"/>
            <w:gridCol w:w="95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Roll 1d10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rPr>
                <w:b w:val="1"/>
              </w:rPr>
            </w:pPr>
            <w:r w:rsidDel="00000000" w:rsidR="00000000" w:rsidRPr="00000000">
              <w:rPr>
                <w:rtl w:val="0"/>
              </w:rPr>
              <w:t xml:space="preserve">1-6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rPr>
                <w:b w:val="1"/>
              </w:rPr>
            </w:pPr>
            <w:r w:rsidDel="00000000" w:rsidR="00000000" w:rsidRPr="00000000">
              <w:rPr>
                <w:b w:val="1"/>
                <w:rtl w:val="0"/>
              </w:rPr>
              <w:t xml:space="preserve">Free dworv:</w:t>
            </w:r>
            <w:r w:rsidDel="00000000" w:rsidR="00000000" w:rsidRPr="00000000">
              <w:rPr>
                <w:rtl w:val="0"/>
              </w:rPr>
              <w:t xml:space="preserve"> Free dworves reject the religious structure of Greyhelm society. They often live in teran settlements or nomadic families. Proceed to </w:t>
            </w:r>
            <w:r w:rsidDel="00000000" w:rsidR="00000000" w:rsidRPr="00000000">
              <w:rPr>
                <w:i w:val="1"/>
                <w:rtl w:val="0"/>
              </w:rPr>
              <w:t xml:space="preserve">Table LT5</w:t>
            </w:r>
            <w:r w:rsidDel="00000000" w:rsidR="00000000" w:rsidRPr="00000000">
              <w:rPr>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rPr>
                <w:b w:val="1"/>
              </w:rPr>
            </w:pPr>
            <w:r w:rsidDel="00000000" w:rsidR="00000000" w:rsidRPr="00000000">
              <w:rPr>
                <w:rtl w:val="0"/>
              </w:rPr>
              <w:t xml:space="preserve">7-9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rPr>
                <w:b w:val="1"/>
              </w:rPr>
            </w:pPr>
            <w:r w:rsidDel="00000000" w:rsidR="00000000" w:rsidRPr="00000000">
              <w:rPr>
                <w:b w:val="1"/>
                <w:rtl w:val="0"/>
              </w:rPr>
              <w:t xml:space="preserve">Greyhelm dworv:</w:t>
            </w:r>
            <w:r w:rsidDel="00000000" w:rsidR="00000000" w:rsidRPr="00000000">
              <w:rPr>
                <w:rtl w:val="0"/>
              </w:rPr>
              <w:t xml:space="preserve"> The religious dworves of the mountains in the kingdom of Greyhelm. Greyhelm was isolated from Atheles for hundreds of years, until recently. Proceed to </w:t>
            </w:r>
            <w:r w:rsidDel="00000000" w:rsidR="00000000" w:rsidRPr="00000000">
              <w:rPr>
                <w:i w:val="1"/>
                <w:rtl w:val="0"/>
              </w:rPr>
              <w:t xml:space="preserve">Table LT5</w:t>
            </w:r>
            <w:r w:rsidDel="00000000" w:rsidR="00000000" w:rsidRPr="00000000">
              <w:rPr>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rPr>
                <w:b w:val="1"/>
              </w:rPr>
            </w:pPr>
            <w:r w:rsidDel="00000000" w:rsidR="00000000" w:rsidRPr="00000000">
              <w:rPr>
                <w:rtl w:val="0"/>
              </w:rPr>
              <w:t xml:space="preserve">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rPr>
                <w:b w:val="1"/>
              </w:rPr>
            </w:pPr>
            <w:r w:rsidDel="00000000" w:rsidR="00000000" w:rsidRPr="00000000">
              <w:rPr>
                <w:b w:val="1"/>
                <w:rtl w:val="0"/>
              </w:rPr>
              <w:t xml:space="preserve">Dragon dworv:</w:t>
            </w:r>
            <w:r w:rsidDel="00000000" w:rsidR="00000000" w:rsidRPr="00000000">
              <w:rPr>
                <w:rtl w:val="0"/>
              </w:rPr>
              <w:t xml:space="preserve"> The hairless dworves of the far South. They are called Dragon Dworves due to their constant struggle against the dragon-like creatures of their homeland. Recently, Easterners have seen dragon dworves on pilgrimage from that faraway kingdom. Proceed to </w:t>
            </w:r>
            <w:r w:rsidDel="00000000" w:rsidR="00000000" w:rsidRPr="00000000">
              <w:rPr>
                <w:i w:val="1"/>
                <w:rtl w:val="0"/>
              </w:rPr>
              <w:t xml:space="preserve">Table LT5</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077">
      <w:pPr>
        <w:rPr>
          <w:b w:val="1"/>
        </w:rPr>
      </w:pPr>
      <w:r w:rsidDel="00000000" w:rsidR="00000000" w:rsidRPr="00000000">
        <w:rPr>
          <w:rtl w:val="0"/>
        </w:rPr>
      </w:r>
    </w:p>
    <w:p w:rsidR="00000000" w:rsidDel="00000000" w:rsidP="00000000" w:rsidRDefault="00000000" w:rsidRPr="00000000" w14:paraId="00000078">
      <w:pPr>
        <w:pStyle w:val="Heading2"/>
        <w:rPr/>
      </w:pPr>
      <w:bookmarkStart w:colFirst="0" w:colLast="0" w:name="_3pur82ccjxsx" w:id="9"/>
      <w:bookmarkEnd w:id="9"/>
      <w:r w:rsidDel="00000000" w:rsidR="00000000" w:rsidRPr="00000000">
        <w:rPr>
          <w:rtl w:val="0"/>
        </w:rPr>
        <w:t xml:space="preserve">Dweran</w:t>
      </w:r>
    </w:p>
    <w:p w:rsidR="00000000" w:rsidDel="00000000" w:rsidP="00000000" w:rsidRDefault="00000000" w:rsidRPr="00000000" w14:paraId="00000079">
      <w:pPr>
        <w:widowControl w:val="0"/>
        <w:rPr>
          <w:sz w:val="20"/>
          <w:szCs w:val="20"/>
        </w:rPr>
      </w:pPr>
      <w:r w:rsidDel="00000000" w:rsidR="00000000" w:rsidRPr="00000000">
        <w:rPr>
          <w:sz w:val="20"/>
          <w:szCs w:val="20"/>
          <w:rtl w:val="0"/>
        </w:rPr>
        <w:t xml:space="preserve">Lifespan: 85 years average</w:t>
        <w:tab/>
        <w:t xml:space="preserve">Height: 5’ 3” average</w:t>
        <w:tab/>
        <w:tab/>
        <w:t xml:space="preserve">Weight: 225 lb average</w:t>
        <w:tab/>
        <w:tab/>
        <w:t xml:space="preserve">Speed: 25</w:t>
      </w:r>
    </w:p>
    <w:p w:rsidR="00000000" w:rsidDel="00000000" w:rsidP="00000000" w:rsidRDefault="00000000" w:rsidRPr="00000000" w14:paraId="0000007A">
      <w:pPr>
        <w:widowControl w:val="0"/>
        <w:rPr>
          <w:sz w:val="20"/>
          <w:szCs w:val="20"/>
        </w:rPr>
      </w:pPr>
      <w:r w:rsidDel="00000000" w:rsidR="00000000" w:rsidRPr="00000000">
        <w:rPr>
          <w:rtl w:val="0"/>
        </w:rPr>
      </w:r>
    </w:p>
    <w:p w:rsidR="00000000" w:rsidDel="00000000" w:rsidP="00000000" w:rsidRDefault="00000000" w:rsidRPr="00000000" w14:paraId="0000007B">
      <w:pPr>
        <w:widowControl w:val="0"/>
        <w:rPr>
          <w:sz w:val="20"/>
          <w:szCs w:val="20"/>
        </w:rPr>
      </w:pPr>
      <w:r w:rsidDel="00000000" w:rsidR="00000000" w:rsidRPr="00000000">
        <w:rPr>
          <w:b w:val="1"/>
          <w:sz w:val="20"/>
          <w:szCs w:val="20"/>
          <w:rtl w:val="0"/>
        </w:rPr>
        <w:t xml:space="preserve">Common Names (they often borrow names of their parent heritages): Grogrem, Val, Semmy</w:t>
      </w:r>
      <w:r w:rsidDel="00000000" w:rsidR="00000000" w:rsidRPr="00000000">
        <w:rPr>
          <w:rtl w:val="0"/>
        </w:rPr>
      </w:r>
    </w:p>
    <w:p w:rsidR="00000000" w:rsidDel="00000000" w:rsidP="00000000" w:rsidRDefault="00000000" w:rsidRPr="00000000" w14:paraId="0000007C">
      <w:pPr>
        <w:widowControl w:val="0"/>
        <w:rPr>
          <w:sz w:val="20"/>
          <w:szCs w:val="20"/>
        </w:rPr>
      </w:pPr>
      <w:r w:rsidDel="00000000" w:rsidR="00000000" w:rsidRPr="00000000">
        <w:rPr>
          <w:rtl w:val="0"/>
        </w:rPr>
      </w:r>
    </w:p>
    <w:p w:rsidR="00000000" w:rsidDel="00000000" w:rsidP="00000000" w:rsidRDefault="00000000" w:rsidRPr="00000000" w14:paraId="0000007D">
      <w:pPr>
        <w:rPr>
          <w:sz w:val="20"/>
          <w:szCs w:val="20"/>
        </w:rPr>
      </w:pPr>
      <w:r w:rsidDel="00000000" w:rsidR="00000000" w:rsidRPr="00000000">
        <w:rPr>
          <w:sz w:val="20"/>
          <w:szCs w:val="20"/>
          <w:rtl w:val="0"/>
        </w:rPr>
        <w:t xml:space="preserve">Very rarely, a teran and a dworv produce a child together. While they may choose to be identified as either of their parent's heritage, they are also known as Dweran. On average, they stand close to 5’ tall and are broader and more muscular than most terans. Dweran are rare, and an adventurer might only come across one or two in all their travels.</w:t>
      </w:r>
    </w:p>
    <w:p w:rsidR="00000000" w:rsidDel="00000000" w:rsidP="00000000" w:rsidRDefault="00000000" w:rsidRPr="00000000" w14:paraId="0000007E">
      <w:pPr>
        <w:rPr>
          <w:sz w:val="20"/>
          <w:szCs w:val="20"/>
        </w:rPr>
      </w:pPr>
      <w:r w:rsidDel="00000000" w:rsidR="00000000" w:rsidRPr="00000000">
        <w:rPr>
          <w:rtl w:val="0"/>
        </w:rPr>
      </w:r>
    </w:p>
    <w:p w:rsidR="00000000" w:rsidDel="00000000" w:rsidP="00000000" w:rsidRDefault="00000000" w:rsidRPr="00000000" w14:paraId="0000007F">
      <w:pPr>
        <w:rPr>
          <w:sz w:val="20"/>
          <w:szCs w:val="20"/>
        </w:rPr>
      </w:pPr>
      <w:r w:rsidDel="00000000" w:rsidR="00000000" w:rsidRPr="00000000">
        <w:rPr>
          <w:sz w:val="20"/>
          <w:szCs w:val="20"/>
          <w:rtl w:val="0"/>
        </w:rPr>
        <w:t xml:space="preserve">Biology: Dweran have Dark Vision up to 30’.</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b w:val="1"/>
        </w:rPr>
      </w:pPr>
      <w:r w:rsidDel="00000000" w:rsidR="00000000" w:rsidRPr="00000000">
        <w:rPr>
          <w:b w:val="1"/>
          <w:rtl w:val="0"/>
        </w:rPr>
        <w:t xml:space="preserve">Choose your dweran culture or let fate decide:</w:t>
      </w:r>
    </w:p>
    <w:p w:rsidR="00000000" w:rsidDel="00000000" w:rsidP="00000000" w:rsidRDefault="00000000" w:rsidRPr="00000000" w14:paraId="00000082">
      <w:pPr>
        <w:rPr>
          <w:sz w:val="20"/>
          <w:szCs w:val="20"/>
        </w:rPr>
      </w:pPr>
      <w:r w:rsidDel="00000000" w:rsidR="00000000" w:rsidRPr="00000000">
        <w:rPr>
          <w:rtl w:val="0"/>
        </w:rPr>
      </w:r>
    </w:p>
    <w:p w:rsidR="00000000" w:rsidDel="00000000" w:rsidP="00000000" w:rsidRDefault="00000000" w:rsidRPr="00000000" w14:paraId="00000083">
      <w:pPr>
        <w:rPr>
          <w:b w:val="1"/>
        </w:rPr>
      </w:pPr>
      <w:r w:rsidDel="00000000" w:rsidR="00000000" w:rsidRPr="00000000">
        <w:rPr>
          <w:b w:val="1"/>
          <w:rtl w:val="0"/>
        </w:rPr>
        <w:t xml:space="preserve">Table LT4</w:t>
      </w:r>
    </w:p>
    <w:tbl>
      <w:tblPr>
        <w:tblStyle w:val="Table5"/>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9510"/>
        <w:tblGridChange w:id="0">
          <w:tblGrid>
            <w:gridCol w:w="1290"/>
            <w:gridCol w:w="95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Roll 1d10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rPr>
                <w:b w:val="1"/>
              </w:rPr>
            </w:pPr>
            <w:r w:rsidDel="00000000" w:rsidR="00000000" w:rsidRPr="00000000">
              <w:rPr>
                <w:rtl w:val="0"/>
              </w:rPr>
              <w:t xml:space="preserve">1-8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b w:val="1"/>
                <w:rtl w:val="0"/>
              </w:rPr>
              <w:t xml:space="preserve">Teran Culture: </w:t>
            </w:r>
            <w:r w:rsidDel="00000000" w:rsidR="00000000" w:rsidRPr="00000000">
              <w:rPr>
                <w:rtl w:val="0"/>
              </w:rPr>
              <w:t xml:space="preserve">You grew up in a teran community. Proceed to </w:t>
            </w:r>
            <w:r w:rsidDel="00000000" w:rsidR="00000000" w:rsidRPr="00000000">
              <w:rPr>
                <w:i w:val="1"/>
                <w:rtl w:val="0"/>
              </w:rPr>
              <w:t xml:space="preserve">Table LT2</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rPr>
                <w:b w:val="1"/>
              </w:rPr>
            </w:pPr>
            <w:r w:rsidDel="00000000" w:rsidR="00000000" w:rsidRPr="00000000">
              <w:rPr>
                <w:rtl w:val="0"/>
              </w:rPr>
              <w:t xml:space="preserve">9-10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b w:val="1"/>
                <w:rtl w:val="0"/>
              </w:rPr>
              <w:t xml:space="preserve">Dworven Culture: </w:t>
            </w:r>
            <w:r w:rsidDel="00000000" w:rsidR="00000000" w:rsidRPr="00000000">
              <w:rPr>
                <w:rtl w:val="0"/>
              </w:rPr>
              <w:t xml:space="preserve">Rarely, dwerans grow up in dworven communities.Proceed to </w:t>
            </w:r>
            <w:r w:rsidDel="00000000" w:rsidR="00000000" w:rsidRPr="00000000">
              <w:rPr>
                <w:i w:val="1"/>
                <w:rtl w:val="0"/>
              </w:rPr>
              <w:t xml:space="preserve">Table LT3</w:t>
            </w:r>
            <w:r w:rsidDel="00000000" w:rsidR="00000000" w:rsidRPr="00000000">
              <w:rPr>
                <w:rtl w:val="0"/>
              </w:rPr>
              <w:t xml:space="preserve">.</w:t>
            </w:r>
          </w:p>
        </w:tc>
      </w:tr>
    </w:tbl>
    <w:p w:rsidR="00000000" w:rsidDel="00000000" w:rsidP="00000000" w:rsidRDefault="00000000" w:rsidRPr="00000000" w14:paraId="0000008A">
      <w:pPr>
        <w:rPr>
          <w:b w:val="1"/>
        </w:rPr>
      </w:pPr>
      <w:r w:rsidDel="00000000" w:rsidR="00000000" w:rsidRPr="00000000">
        <w:rPr>
          <w:rtl w:val="0"/>
        </w:rPr>
      </w:r>
    </w:p>
    <w:p w:rsidR="00000000" w:rsidDel="00000000" w:rsidP="00000000" w:rsidRDefault="00000000" w:rsidRPr="00000000" w14:paraId="0000008B">
      <w:pPr>
        <w:pStyle w:val="Heading2"/>
        <w:rPr/>
      </w:pPr>
      <w:bookmarkStart w:colFirst="0" w:colLast="0" w:name="_85uf13bu7cjf" w:id="10"/>
      <w:bookmarkEnd w:id="10"/>
      <w:r w:rsidDel="00000000" w:rsidR="00000000" w:rsidRPr="00000000">
        <w:rPr>
          <w:rtl w:val="0"/>
        </w:rPr>
        <w:t xml:space="preserve">Terian Heritage Bonus</w:t>
      </w:r>
    </w:p>
    <w:p w:rsidR="00000000" w:rsidDel="00000000" w:rsidP="00000000" w:rsidRDefault="00000000" w:rsidRPr="00000000" w14:paraId="0000008C">
      <w:pPr>
        <w:rPr>
          <w:b w:val="1"/>
        </w:rPr>
      </w:pPr>
      <w:r w:rsidDel="00000000" w:rsidR="00000000" w:rsidRPr="00000000">
        <w:rPr>
          <w:b w:val="1"/>
          <w:rtl w:val="0"/>
        </w:rPr>
        <w:t xml:space="preserve">Choose your Terian heritage bonus or let fate decide:</w:t>
      </w:r>
    </w:p>
    <w:p w:rsidR="00000000" w:rsidDel="00000000" w:rsidP="00000000" w:rsidRDefault="00000000" w:rsidRPr="00000000" w14:paraId="0000008D">
      <w:pPr>
        <w:rPr>
          <w:b w:val="1"/>
        </w:rPr>
      </w:pPr>
      <w:r w:rsidDel="00000000" w:rsidR="00000000" w:rsidRPr="00000000">
        <w:rPr>
          <w:rtl w:val="0"/>
        </w:rPr>
      </w:r>
    </w:p>
    <w:p w:rsidR="00000000" w:rsidDel="00000000" w:rsidP="00000000" w:rsidRDefault="00000000" w:rsidRPr="00000000" w14:paraId="0000008E">
      <w:pPr>
        <w:rPr/>
      </w:pPr>
      <w:r w:rsidDel="00000000" w:rsidR="00000000" w:rsidRPr="00000000">
        <w:rPr>
          <w:b w:val="1"/>
          <w:rtl w:val="0"/>
        </w:rPr>
        <w:t xml:space="preserve">Table LT5</w:t>
      </w:r>
      <w:r w:rsidDel="00000000" w:rsidR="00000000" w:rsidRPr="00000000">
        <w:rPr>
          <w:rtl w:val="0"/>
        </w:rPr>
      </w:r>
    </w:p>
    <w:tbl>
      <w:tblPr>
        <w:tblStyle w:val="Table6"/>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9150"/>
        <w:tblGridChange w:id="0">
          <w:tblGrid>
            <w:gridCol w:w="1650"/>
            <w:gridCol w:w="91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pPr>
            <w:r w:rsidDel="00000000" w:rsidR="00000000" w:rsidRPr="00000000">
              <w:rPr>
                <w:rtl w:val="0"/>
              </w:rPr>
              <w:t xml:space="preserve">Roll 1d10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pPr>
            <w:r w:rsidDel="00000000" w:rsidR="00000000" w:rsidRPr="00000000">
              <w:rPr>
                <w:b w:val="1"/>
                <w:rtl w:val="0"/>
              </w:rPr>
              <w:t xml:space="preserve">Craftsman:</w:t>
            </w:r>
            <w:r w:rsidDel="00000000" w:rsidR="00000000" w:rsidRPr="00000000">
              <w:rPr>
                <w:rtl w:val="0"/>
              </w:rPr>
              <w:t xml:space="preserve"> Gain +3% knowledge on one of the following: stonework, woodwork, or metalwork. Proceed to </w:t>
            </w:r>
            <w:r w:rsidDel="00000000" w:rsidR="00000000" w:rsidRPr="00000000">
              <w:rPr>
                <w:i w:val="1"/>
                <w:rtl w:val="0"/>
              </w:rPr>
              <w:t xml:space="preserve">Profession Lifepath</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pPr>
            <w:r w:rsidDel="00000000" w:rsidR="00000000" w:rsidRPr="00000000">
              <w:rPr>
                <w:rtl w:val="0"/>
              </w:rPr>
              <w:t xml:space="preserve">4-7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pPr>
            <w:r w:rsidDel="00000000" w:rsidR="00000000" w:rsidRPr="00000000">
              <w:rPr>
                <w:b w:val="1"/>
                <w:rtl w:val="0"/>
              </w:rPr>
              <w:t xml:space="preserve">Skilled:</w:t>
            </w:r>
            <w:r w:rsidDel="00000000" w:rsidR="00000000" w:rsidRPr="00000000">
              <w:rPr>
                <w:rtl w:val="0"/>
              </w:rPr>
              <w:t xml:space="preserve"> Gain 5 personal points to spend on skills. Proceed to </w:t>
            </w:r>
            <w:r w:rsidDel="00000000" w:rsidR="00000000" w:rsidRPr="00000000">
              <w:rPr>
                <w:i w:val="1"/>
                <w:rtl w:val="0"/>
              </w:rPr>
              <w:t xml:space="preserve">Profession Lifepath</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pPr>
            <w:r w:rsidDel="00000000" w:rsidR="00000000" w:rsidRPr="00000000">
              <w:rPr>
                <w:rtl w:val="0"/>
              </w:rPr>
              <w:t xml:space="preserve">8-10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pPr>
            <w:r w:rsidDel="00000000" w:rsidR="00000000" w:rsidRPr="00000000">
              <w:rPr>
                <w:b w:val="1"/>
                <w:rtl w:val="0"/>
              </w:rPr>
              <w:t xml:space="preserve">Wanderer:</w:t>
            </w:r>
            <w:r w:rsidDel="00000000" w:rsidR="00000000" w:rsidRPr="00000000">
              <w:rPr>
                <w:rtl w:val="0"/>
              </w:rPr>
              <w:t xml:space="preserve"> Gain +3% to Survival. Also once per day, you may reroll a failed Knowledge check. Proceed to </w:t>
            </w:r>
            <w:r w:rsidDel="00000000" w:rsidR="00000000" w:rsidRPr="00000000">
              <w:rPr>
                <w:i w:val="1"/>
                <w:rtl w:val="0"/>
              </w:rPr>
              <w:t xml:space="preserve">Profession Lifepath</w:t>
            </w:r>
            <w:r w:rsidDel="00000000" w:rsidR="00000000" w:rsidRPr="00000000">
              <w:rPr>
                <w:rtl w:val="0"/>
              </w:rPr>
              <w:t xml:space="preserve">.</w:t>
            </w:r>
          </w:p>
        </w:tc>
      </w:tr>
    </w:tbl>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sz w:val="20"/>
          <w:szCs w:val="20"/>
        </w:rPr>
      </w:pPr>
      <w:r w:rsidDel="00000000" w:rsidR="00000000" w:rsidRPr="00000000">
        <w:rPr>
          <w:rtl w:val="0"/>
        </w:rPr>
      </w:r>
    </w:p>
    <w:p w:rsidR="00000000" w:rsidDel="00000000" w:rsidP="00000000" w:rsidRDefault="00000000" w:rsidRPr="00000000" w14:paraId="00000099">
      <w:pPr>
        <w:pStyle w:val="Heading1"/>
        <w:rPr/>
      </w:pPr>
      <w:bookmarkStart w:colFirst="0" w:colLast="0" w:name="_p322gzrfpo7u" w:id="11"/>
      <w:bookmarkEnd w:id="11"/>
      <w:r w:rsidDel="00000000" w:rsidR="00000000" w:rsidRPr="00000000">
        <w:rPr>
          <w:rtl w:val="0"/>
        </w:rPr>
        <w:t xml:space="preserve">Fey</w:t>
      </w:r>
    </w:p>
    <w:p w:rsidR="00000000" w:rsidDel="00000000" w:rsidP="00000000" w:rsidRDefault="00000000" w:rsidRPr="00000000" w14:paraId="0000009A">
      <w:pPr>
        <w:widowControl w:val="0"/>
        <w:spacing w:after="100" w:lineRule="auto"/>
        <w:rPr>
          <w:sz w:val="20"/>
          <w:szCs w:val="20"/>
        </w:rPr>
      </w:pPr>
      <w:r w:rsidDel="00000000" w:rsidR="00000000" w:rsidRPr="00000000">
        <w:rPr>
          <w:sz w:val="20"/>
          <w:szCs w:val="20"/>
          <w:rtl w:val="0"/>
        </w:rPr>
        <w:t xml:space="preserve">While part of the same species, many of the different fey biologies cannot reproduce together. The fey have beliefs that this is due to the many facets of magic. Others believe it is due to evolution of the different types in different parts of the multiverse. They fall under the fey species due to other close biological similarities.</w:t>
      </w:r>
    </w:p>
    <w:p w:rsidR="00000000" w:rsidDel="00000000" w:rsidP="00000000" w:rsidRDefault="00000000" w:rsidRPr="00000000" w14:paraId="0000009B">
      <w:pPr>
        <w:widowControl w:val="0"/>
        <w:spacing w:after="100" w:lineRule="auto"/>
        <w:rPr>
          <w:sz w:val="20"/>
          <w:szCs w:val="20"/>
        </w:rPr>
      </w:pPr>
      <w:r w:rsidDel="00000000" w:rsidR="00000000" w:rsidRPr="00000000">
        <w:rPr>
          <w:rtl w:val="0"/>
        </w:rPr>
      </w:r>
    </w:p>
    <w:p w:rsidR="00000000" w:rsidDel="00000000" w:rsidP="00000000" w:rsidRDefault="00000000" w:rsidRPr="00000000" w14:paraId="0000009C">
      <w:pPr>
        <w:rPr>
          <w:b w:val="1"/>
        </w:rPr>
      </w:pPr>
      <w:r w:rsidDel="00000000" w:rsidR="00000000" w:rsidRPr="00000000">
        <w:rPr>
          <w:b w:val="1"/>
          <w:rtl w:val="0"/>
        </w:rPr>
        <w:t xml:space="preserve">Choose your fey biology or let fate decide:</w:t>
      </w:r>
    </w:p>
    <w:p w:rsidR="00000000" w:rsidDel="00000000" w:rsidP="00000000" w:rsidRDefault="00000000" w:rsidRPr="00000000" w14:paraId="0000009D">
      <w:pPr>
        <w:rPr>
          <w:b w:val="1"/>
        </w:rPr>
      </w:pPr>
      <w:r w:rsidDel="00000000" w:rsidR="00000000" w:rsidRPr="00000000">
        <w:rPr>
          <w:rtl w:val="0"/>
        </w:rPr>
      </w:r>
    </w:p>
    <w:p w:rsidR="00000000" w:rsidDel="00000000" w:rsidP="00000000" w:rsidRDefault="00000000" w:rsidRPr="00000000" w14:paraId="0000009E">
      <w:pPr>
        <w:rPr>
          <w:b w:val="1"/>
        </w:rPr>
      </w:pPr>
      <w:r w:rsidDel="00000000" w:rsidR="00000000" w:rsidRPr="00000000">
        <w:rPr>
          <w:b w:val="1"/>
          <w:rtl w:val="0"/>
        </w:rPr>
        <w:t xml:space="preserve">Table F1</w:t>
      </w:r>
    </w:p>
    <w:tbl>
      <w:tblPr>
        <w:tblStyle w:val="Table7"/>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0"/>
        <w:gridCol w:w="5400"/>
        <w:tblGridChange w:id="0">
          <w:tblGrid>
            <w:gridCol w:w="5400"/>
            <w:gridCol w:w="5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b w:val="1"/>
              </w:rPr>
            </w:pPr>
            <w:r w:rsidDel="00000000" w:rsidR="00000000" w:rsidRPr="00000000">
              <w:rPr>
                <w:b w:val="1"/>
                <w:rtl w:val="0"/>
              </w:rPr>
              <w:t xml:space="preserve">Roll 1d10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pPr>
            <w:r w:rsidDel="00000000" w:rsidR="00000000" w:rsidRPr="00000000">
              <w:rPr>
                <w:b w:val="1"/>
                <w:rtl w:val="0"/>
              </w:rPr>
              <w:t xml:space="preserve">Elfling:</w:t>
            </w:r>
            <w:r w:rsidDel="00000000" w:rsidR="00000000" w:rsidRPr="00000000">
              <w:rPr>
                <w:rtl w:val="0"/>
              </w:rPr>
              <w:t xml:space="preserve"> Proceed to </w:t>
            </w:r>
            <w:r w:rsidDel="00000000" w:rsidR="00000000" w:rsidRPr="00000000">
              <w:rPr>
                <w:i w:val="1"/>
                <w:rtl w:val="0"/>
              </w:rPr>
              <w:t xml:space="preserve">Table F2</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pPr>
            <w:r w:rsidDel="00000000" w:rsidR="00000000" w:rsidRPr="00000000">
              <w:rPr>
                <w:rtl w:val="0"/>
              </w:rPr>
              <w:t xml:space="preserve">7-8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pPr>
            <w:r w:rsidDel="00000000" w:rsidR="00000000" w:rsidRPr="00000000">
              <w:rPr>
                <w:b w:val="1"/>
                <w:rtl w:val="0"/>
              </w:rPr>
              <w:t xml:space="preserve">Feral elfling:</w:t>
            </w:r>
            <w:r w:rsidDel="00000000" w:rsidR="00000000" w:rsidRPr="00000000">
              <w:rPr>
                <w:rtl w:val="0"/>
              </w:rPr>
              <w:t xml:space="preserve"> Proceed to </w:t>
            </w:r>
            <w:r w:rsidDel="00000000" w:rsidR="00000000" w:rsidRPr="00000000">
              <w:rPr>
                <w:i w:val="1"/>
                <w:rtl w:val="0"/>
              </w:rPr>
              <w:t xml:space="preserve">Table F3</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pPr>
            <w:r w:rsidDel="00000000" w:rsidR="00000000" w:rsidRPr="00000000">
              <w:rPr>
                <w:b w:val="1"/>
                <w:rtl w:val="0"/>
              </w:rPr>
              <w:t xml:space="preserve">Faun:</w:t>
            </w:r>
            <w:r w:rsidDel="00000000" w:rsidR="00000000" w:rsidRPr="00000000">
              <w:rPr>
                <w:rtl w:val="0"/>
              </w:rPr>
              <w:t xml:space="preserve"> Proceed to </w:t>
            </w:r>
            <w:r w:rsidDel="00000000" w:rsidR="00000000" w:rsidRPr="00000000">
              <w:rPr>
                <w:i w:val="1"/>
                <w:rtl w:val="0"/>
              </w:rPr>
              <w:t xml:space="preserve">Table F4</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pPr>
            <w:r w:rsidDel="00000000" w:rsidR="00000000" w:rsidRPr="00000000">
              <w:rPr>
                <w:b w:val="1"/>
                <w:rtl w:val="0"/>
              </w:rPr>
              <w:t xml:space="preserve">Orog:</w:t>
            </w:r>
            <w:r w:rsidDel="00000000" w:rsidR="00000000" w:rsidRPr="00000000">
              <w:rPr>
                <w:rtl w:val="0"/>
              </w:rPr>
              <w:t xml:space="preserve"> Proceed to Table F5</w:t>
            </w:r>
          </w:p>
        </w:tc>
      </w:tr>
    </w:tbl>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3"/>
        <w:rPr/>
      </w:pPr>
      <w:bookmarkStart w:colFirst="0" w:colLast="0" w:name="_727n8kpwh46b" w:id="12"/>
      <w:bookmarkEnd w:id="12"/>
      <w:r w:rsidDel="00000000" w:rsidR="00000000" w:rsidRPr="00000000">
        <w:rPr>
          <w:rtl w:val="0"/>
        </w:rPr>
        <w:t xml:space="preserve">Elfling</w:t>
      </w:r>
    </w:p>
    <w:p w:rsidR="00000000" w:rsidDel="00000000" w:rsidP="00000000" w:rsidRDefault="00000000" w:rsidRPr="00000000" w14:paraId="000000AC">
      <w:pPr>
        <w:widowControl w:val="0"/>
        <w:rPr>
          <w:sz w:val="20"/>
          <w:szCs w:val="20"/>
        </w:rPr>
      </w:pPr>
      <w:r w:rsidDel="00000000" w:rsidR="00000000" w:rsidRPr="00000000">
        <w:rPr>
          <w:sz w:val="20"/>
          <w:szCs w:val="20"/>
          <w:rtl w:val="0"/>
        </w:rPr>
        <w:t xml:space="preserve">Lifespan: 130 years average</w:t>
        <w:tab/>
        <w:t xml:space="preserve">Height: 3’ average</w:t>
        <w:tab/>
        <w:tab/>
        <w:t xml:space="preserve">Weight: 65 lb average</w:t>
        <w:tab/>
        <w:tab/>
        <w:t xml:space="preserve">Speed: 20</w:t>
      </w:r>
    </w:p>
    <w:p w:rsidR="00000000" w:rsidDel="00000000" w:rsidP="00000000" w:rsidRDefault="00000000" w:rsidRPr="00000000" w14:paraId="000000AD">
      <w:pPr>
        <w:widowControl w:val="0"/>
        <w:rPr>
          <w:sz w:val="20"/>
          <w:szCs w:val="20"/>
        </w:rPr>
      </w:pPr>
      <w:r w:rsidDel="00000000" w:rsidR="00000000" w:rsidRPr="00000000">
        <w:rPr>
          <w:rtl w:val="0"/>
        </w:rPr>
      </w:r>
    </w:p>
    <w:p w:rsidR="00000000" w:rsidDel="00000000" w:rsidP="00000000" w:rsidRDefault="00000000" w:rsidRPr="00000000" w14:paraId="000000AE">
      <w:pPr>
        <w:widowControl w:val="0"/>
        <w:rPr>
          <w:b w:val="1"/>
          <w:sz w:val="20"/>
          <w:szCs w:val="20"/>
        </w:rPr>
      </w:pPr>
      <w:r w:rsidDel="00000000" w:rsidR="00000000" w:rsidRPr="00000000">
        <w:rPr>
          <w:b w:val="1"/>
          <w:sz w:val="20"/>
          <w:szCs w:val="20"/>
          <w:rtl w:val="0"/>
        </w:rPr>
        <w:t xml:space="preserve">Common Names (these are shortened as Elflings often have very long names):</w:t>
      </w:r>
      <w:r w:rsidDel="00000000" w:rsidR="00000000" w:rsidRPr="00000000">
        <w:rPr>
          <w:sz w:val="20"/>
          <w:szCs w:val="20"/>
          <w:rtl w:val="0"/>
        </w:rPr>
        <w:t xml:space="preserve"> </w:t>
      </w:r>
      <w:r w:rsidDel="00000000" w:rsidR="00000000" w:rsidRPr="00000000">
        <w:rPr>
          <w:b w:val="1"/>
          <w:sz w:val="20"/>
          <w:szCs w:val="20"/>
          <w:rtl w:val="0"/>
        </w:rPr>
        <w:t xml:space="preserve">Teela, Hass, Willow, Pherilyn, Espa, Elia, Xyla. (and example of the longer name is Tellasnayalanix)</w:t>
      </w:r>
    </w:p>
    <w:p w:rsidR="00000000" w:rsidDel="00000000" w:rsidP="00000000" w:rsidRDefault="00000000" w:rsidRPr="00000000" w14:paraId="000000AF">
      <w:pPr>
        <w:widowControl w:val="0"/>
        <w:rPr>
          <w:sz w:val="20"/>
          <w:szCs w:val="20"/>
        </w:rPr>
      </w:pPr>
      <w:r w:rsidDel="00000000" w:rsidR="00000000" w:rsidRPr="00000000">
        <w:rPr>
          <w:rtl w:val="0"/>
        </w:rPr>
      </w:r>
    </w:p>
    <w:p w:rsidR="00000000" w:rsidDel="00000000" w:rsidP="00000000" w:rsidRDefault="00000000" w:rsidRPr="00000000" w14:paraId="000000B0">
      <w:pPr>
        <w:widowControl w:val="0"/>
        <w:rPr>
          <w:sz w:val="20"/>
          <w:szCs w:val="20"/>
        </w:rPr>
      </w:pPr>
      <w:r w:rsidDel="00000000" w:rsidR="00000000" w:rsidRPr="00000000">
        <w:rPr>
          <w:sz w:val="20"/>
          <w:szCs w:val="20"/>
          <w:rtl w:val="0"/>
        </w:rPr>
        <w:t xml:space="preserve">Elfling adventurers are usually on their </w:t>
      </w:r>
      <w:r w:rsidDel="00000000" w:rsidR="00000000" w:rsidRPr="00000000">
        <w:rPr>
          <w:i w:val="1"/>
          <w:sz w:val="20"/>
          <w:szCs w:val="20"/>
          <w:rtl w:val="0"/>
        </w:rPr>
        <w:t xml:space="preserve">Calling</w:t>
      </w:r>
      <w:r w:rsidDel="00000000" w:rsidR="00000000" w:rsidRPr="00000000">
        <w:rPr>
          <w:sz w:val="20"/>
          <w:szCs w:val="20"/>
          <w:rtl w:val="0"/>
        </w:rPr>
        <w:t xml:space="preserve">—a period spanning most of the elfling’s life, when they leave home to travel the lands and fulfill their life’s purpose. An elfling has a difficult time staying in one place for very long, as they are driven by an insatiable need to explore. In a campaign based in one location, an elfling might encourage the group to move, explore, or do anything other than stay in that one place. If the campaign is located in a massive city like Seahaven, the elfling will be content enough to explore all the small areas and dark alleys of the city before wanting to move on.</w:t>
      </w:r>
    </w:p>
    <w:p w:rsidR="00000000" w:rsidDel="00000000" w:rsidP="00000000" w:rsidRDefault="00000000" w:rsidRPr="00000000" w14:paraId="000000B1">
      <w:pPr>
        <w:widowControl w:val="0"/>
        <w:rPr>
          <w:sz w:val="20"/>
          <w:szCs w:val="20"/>
        </w:rPr>
      </w:pPr>
      <w:r w:rsidDel="00000000" w:rsidR="00000000" w:rsidRPr="00000000">
        <w:rPr>
          <w:rtl w:val="0"/>
        </w:rPr>
      </w:r>
    </w:p>
    <w:p w:rsidR="00000000" w:rsidDel="00000000" w:rsidP="00000000" w:rsidRDefault="00000000" w:rsidRPr="00000000" w14:paraId="000000B2">
      <w:pPr>
        <w:widowControl w:val="0"/>
        <w:rPr>
          <w:sz w:val="20"/>
          <w:szCs w:val="20"/>
        </w:rPr>
      </w:pPr>
      <w:r w:rsidDel="00000000" w:rsidR="00000000" w:rsidRPr="00000000">
        <w:rPr>
          <w:sz w:val="20"/>
          <w:szCs w:val="20"/>
          <w:rtl w:val="0"/>
        </w:rPr>
        <w:t xml:space="preserve">Despite their size and tendency toward merriment, elflings should never be used as mere comic relief. They see themselves as integral players in the game of living on Atheles, and are rarely petty or trifling. Even when acting as a thief, an elfling would not be motivated by selfishness. Rather, elflings see themselves as agents of the chaos of Creation, so stealing or otherwise disrupting the established order may be considered their divine duty. An elfling might steal from one place only to move the stolen item somewhere else where the victim might find it—just to observe the resulting confusion. This is serious business to an elfling.</w:t>
      </w:r>
    </w:p>
    <w:p w:rsidR="00000000" w:rsidDel="00000000" w:rsidP="00000000" w:rsidRDefault="00000000" w:rsidRPr="00000000" w14:paraId="000000B3">
      <w:pPr>
        <w:widowControl w:val="0"/>
        <w:rPr>
          <w:sz w:val="20"/>
          <w:szCs w:val="20"/>
        </w:rPr>
      </w:pPr>
      <w:r w:rsidDel="00000000" w:rsidR="00000000" w:rsidRPr="00000000">
        <w:rPr>
          <w:rtl w:val="0"/>
        </w:rPr>
      </w:r>
    </w:p>
    <w:p w:rsidR="00000000" w:rsidDel="00000000" w:rsidP="00000000" w:rsidRDefault="00000000" w:rsidRPr="00000000" w14:paraId="000000B4">
      <w:pPr>
        <w:widowControl w:val="0"/>
        <w:rPr>
          <w:sz w:val="20"/>
          <w:szCs w:val="20"/>
        </w:rPr>
      </w:pPr>
      <w:r w:rsidDel="00000000" w:rsidR="00000000" w:rsidRPr="00000000">
        <w:rPr>
          <w:sz w:val="20"/>
          <w:szCs w:val="20"/>
          <w:rtl w:val="0"/>
        </w:rPr>
        <w:t xml:space="preserve">But this doesn’t mean they take life seriously, either. They have a great appreciation for jokes, gags, and laughter. This can sometimes annoy other party members, but their charisma and usefulness usually helps keep them wanted by adventuring parties.</w:t>
      </w:r>
    </w:p>
    <w:p w:rsidR="00000000" w:rsidDel="00000000" w:rsidP="00000000" w:rsidRDefault="00000000" w:rsidRPr="00000000" w14:paraId="000000B5">
      <w:pPr>
        <w:widowControl w:val="0"/>
        <w:rPr>
          <w:sz w:val="20"/>
          <w:szCs w:val="20"/>
        </w:rPr>
      </w:pPr>
      <w:r w:rsidDel="00000000" w:rsidR="00000000" w:rsidRPr="00000000">
        <w:rPr>
          <w:rtl w:val="0"/>
        </w:rPr>
      </w:r>
    </w:p>
    <w:p w:rsidR="00000000" w:rsidDel="00000000" w:rsidP="00000000" w:rsidRDefault="00000000" w:rsidRPr="00000000" w14:paraId="000000B6">
      <w:pPr>
        <w:widowControl w:val="0"/>
        <w:rPr>
          <w:sz w:val="20"/>
          <w:szCs w:val="20"/>
        </w:rPr>
      </w:pPr>
      <w:r w:rsidDel="00000000" w:rsidR="00000000" w:rsidRPr="00000000">
        <w:rPr>
          <w:sz w:val="20"/>
          <w:szCs w:val="20"/>
          <w:rtl w:val="0"/>
        </w:rPr>
        <w:t xml:space="preserve">Their selflessness is also a boon for any party. They rarely hesitate to risk themselves for others. They do this not for heroics or morality, but rather for the adventure of it, and perhaps to sate their boundless curiosity.</w:t>
      </w:r>
    </w:p>
    <w:p w:rsidR="00000000" w:rsidDel="00000000" w:rsidP="00000000" w:rsidRDefault="00000000" w:rsidRPr="00000000" w14:paraId="000000B7">
      <w:pPr>
        <w:widowControl w:val="0"/>
        <w:rPr>
          <w:sz w:val="20"/>
          <w:szCs w:val="20"/>
        </w:rPr>
      </w:pPr>
      <w:r w:rsidDel="00000000" w:rsidR="00000000" w:rsidRPr="00000000">
        <w:rPr>
          <w:rtl w:val="0"/>
        </w:rPr>
      </w:r>
    </w:p>
    <w:p w:rsidR="00000000" w:rsidDel="00000000" w:rsidP="00000000" w:rsidRDefault="00000000" w:rsidRPr="00000000" w14:paraId="000000B8">
      <w:pPr>
        <w:widowControl w:val="0"/>
        <w:rPr>
          <w:sz w:val="20"/>
          <w:szCs w:val="20"/>
        </w:rPr>
      </w:pPr>
      <w:r w:rsidDel="00000000" w:rsidR="00000000" w:rsidRPr="00000000">
        <w:rPr>
          <w:sz w:val="20"/>
          <w:szCs w:val="20"/>
          <w:rtl w:val="0"/>
        </w:rPr>
        <w:t xml:space="preserve">If elflings travel with companions for a prolonged period of time, they will form a bond with them and come to see the group as their nomadic family: those whom the Universe chose to share in their Calling. The elfling will always protect and help those with whom they have bonded. While this is endearing for companions, their propensity to get themselves in trouble can often swing the balance in the other direction. Having a poor understanding of—or distaste for—teran laws of ownership and control, they often run afoul of constables and nobles.</w:t>
      </w:r>
    </w:p>
    <w:p w:rsidR="00000000" w:rsidDel="00000000" w:rsidP="00000000" w:rsidRDefault="00000000" w:rsidRPr="00000000" w14:paraId="000000B9">
      <w:pPr>
        <w:widowControl w:val="0"/>
        <w:rPr>
          <w:sz w:val="20"/>
          <w:szCs w:val="20"/>
        </w:rPr>
      </w:pPr>
      <w:r w:rsidDel="00000000" w:rsidR="00000000" w:rsidRPr="00000000">
        <w:rPr>
          <w:rtl w:val="0"/>
        </w:rPr>
      </w:r>
    </w:p>
    <w:p w:rsidR="00000000" w:rsidDel="00000000" w:rsidP="00000000" w:rsidRDefault="00000000" w:rsidRPr="00000000" w14:paraId="000000BA">
      <w:pPr>
        <w:widowControl w:val="0"/>
        <w:rPr>
          <w:sz w:val="20"/>
          <w:szCs w:val="20"/>
        </w:rPr>
      </w:pPr>
      <w:r w:rsidDel="00000000" w:rsidR="00000000" w:rsidRPr="00000000">
        <w:rPr>
          <w:sz w:val="20"/>
          <w:szCs w:val="20"/>
          <w:rtl w:val="0"/>
        </w:rPr>
        <w:t xml:space="preserve">Due to their fey blood, iron causes discomfort in Elflings. They can use and wear it, but it may cause soreness, itching, or a skin irritation. Their connection with Atheles allows them less pain than other fey.</w:t>
      </w:r>
    </w:p>
    <w:p w:rsidR="00000000" w:rsidDel="00000000" w:rsidP="00000000" w:rsidRDefault="00000000" w:rsidRPr="00000000" w14:paraId="000000BB">
      <w:pPr>
        <w:widowControl w:val="0"/>
        <w:rPr>
          <w:sz w:val="20"/>
          <w:szCs w:val="20"/>
        </w:rPr>
      </w:pPr>
      <w:r w:rsidDel="00000000" w:rsidR="00000000" w:rsidRPr="00000000">
        <w:rPr>
          <w:rtl w:val="0"/>
        </w:rPr>
      </w:r>
    </w:p>
    <w:p w:rsidR="00000000" w:rsidDel="00000000" w:rsidP="00000000" w:rsidRDefault="00000000" w:rsidRPr="00000000" w14:paraId="000000BC">
      <w:pPr>
        <w:widowControl w:val="0"/>
        <w:rPr>
          <w:sz w:val="20"/>
          <w:szCs w:val="20"/>
        </w:rPr>
      </w:pPr>
      <w:r w:rsidDel="00000000" w:rsidR="00000000" w:rsidRPr="00000000">
        <w:rPr>
          <w:sz w:val="20"/>
          <w:szCs w:val="20"/>
          <w:rtl w:val="0"/>
        </w:rPr>
        <w:t xml:space="preserve">Biology: Elflings are harmed by Cold Iron, while steel causes discomfort. They also have Dark Vision 60’.</w:t>
      </w:r>
    </w:p>
    <w:p w:rsidR="00000000" w:rsidDel="00000000" w:rsidP="00000000" w:rsidRDefault="00000000" w:rsidRPr="00000000" w14:paraId="000000BD">
      <w:pPr>
        <w:widowControl w:val="0"/>
        <w:rPr>
          <w:sz w:val="20"/>
          <w:szCs w:val="20"/>
        </w:rPr>
      </w:pPr>
      <w:r w:rsidDel="00000000" w:rsidR="00000000" w:rsidRPr="00000000">
        <w:rPr>
          <w:rtl w:val="0"/>
        </w:rPr>
      </w:r>
    </w:p>
    <w:p w:rsidR="00000000" w:rsidDel="00000000" w:rsidP="00000000" w:rsidRDefault="00000000" w:rsidRPr="00000000" w14:paraId="000000BE">
      <w:pPr>
        <w:rPr>
          <w:b w:val="1"/>
        </w:rPr>
      </w:pPr>
      <w:r w:rsidDel="00000000" w:rsidR="00000000" w:rsidRPr="00000000">
        <w:rPr>
          <w:b w:val="1"/>
          <w:rtl w:val="0"/>
        </w:rPr>
        <w:t xml:space="preserve">Choose your elfling background or let fate decide:</w:t>
      </w:r>
    </w:p>
    <w:p w:rsidR="00000000" w:rsidDel="00000000" w:rsidP="00000000" w:rsidRDefault="00000000" w:rsidRPr="00000000" w14:paraId="000000BF">
      <w:pPr>
        <w:rPr>
          <w:b w:val="1"/>
        </w:rPr>
      </w:pPr>
      <w:r w:rsidDel="00000000" w:rsidR="00000000" w:rsidRPr="00000000">
        <w:rPr>
          <w:rtl w:val="0"/>
        </w:rPr>
      </w:r>
    </w:p>
    <w:p w:rsidR="00000000" w:rsidDel="00000000" w:rsidP="00000000" w:rsidRDefault="00000000" w:rsidRPr="00000000" w14:paraId="000000C0">
      <w:pPr>
        <w:rPr>
          <w:b w:val="1"/>
        </w:rPr>
      </w:pPr>
      <w:r w:rsidDel="00000000" w:rsidR="00000000" w:rsidRPr="00000000">
        <w:rPr>
          <w:b w:val="1"/>
          <w:rtl w:val="0"/>
        </w:rPr>
        <w:t xml:space="preserve">Table F2</w:t>
      </w:r>
    </w:p>
    <w:tbl>
      <w:tblPr>
        <w:tblStyle w:val="Table8"/>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0"/>
        <w:gridCol w:w="8790"/>
        <w:tblGridChange w:id="0">
          <w:tblGrid>
            <w:gridCol w:w="2010"/>
            <w:gridCol w:w="87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b w:val="1"/>
              </w:rPr>
            </w:pPr>
            <w:r w:rsidDel="00000000" w:rsidR="00000000" w:rsidRPr="00000000">
              <w:rPr>
                <w:b w:val="1"/>
                <w:rtl w:val="0"/>
              </w:rPr>
              <w:t xml:space="preserve">Roll 1d10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b w:val="1"/>
                <w:rtl w:val="0"/>
              </w:rPr>
              <w:t xml:space="preserve">Tallgarden:</w:t>
            </w:r>
            <w:r w:rsidDel="00000000" w:rsidR="00000000" w:rsidRPr="00000000">
              <w:rPr>
                <w:rtl w:val="0"/>
              </w:rPr>
              <w:t xml:space="preserve"> You grew up in the elfling community of Tallgarden, a strong, peaceful community with close ties to the terans in nearby Kowal. Proceed to </w:t>
            </w:r>
            <w:r w:rsidDel="00000000" w:rsidR="00000000" w:rsidRPr="00000000">
              <w:rPr>
                <w:i w:val="1"/>
                <w:rtl w:val="0"/>
              </w:rPr>
              <w:t xml:space="preserve">Table F6</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pPr>
            <w:r w:rsidDel="00000000" w:rsidR="00000000" w:rsidRPr="00000000">
              <w:rPr>
                <w:rtl w:val="0"/>
              </w:rPr>
              <w:t xml:space="preserve">5-8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b w:val="1"/>
                <w:rtl w:val="0"/>
              </w:rPr>
              <w:t xml:space="preserve">The Vale:</w:t>
            </w:r>
            <w:r w:rsidDel="00000000" w:rsidR="00000000" w:rsidRPr="00000000">
              <w:rPr>
                <w:rtl w:val="0"/>
              </w:rPr>
              <w:t xml:space="preserve"> You are from the rolling hills and mound homes of Vale. The idyllic Western lands surrounding the Vale are a sharp contrast from the brutal lands of the East. Proceed to </w:t>
            </w:r>
            <w:r w:rsidDel="00000000" w:rsidR="00000000" w:rsidRPr="00000000">
              <w:rPr>
                <w:i w:val="1"/>
                <w:rtl w:val="0"/>
              </w:rPr>
              <w:t xml:space="preserve">Table F6</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pPr>
            <w:r w:rsidDel="00000000" w:rsidR="00000000" w:rsidRPr="00000000">
              <w:rPr>
                <w:rtl w:val="0"/>
              </w:rPr>
              <w:t xml:space="preserve">9-10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b w:val="1"/>
                <w:rtl w:val="0"/>
              </w:rPr>
              <w:t xml:space="preserve">Nomad:</w:t>
            </w:r>
            <w:r w:rsidDel="00000000" w:rsidR="00000000" w:rsidRPr="00000000">
              <w:rPr>
                <w:rtl w:val="0"/>
              </w:rPr>
              <w:t xml:space="preserve"> Some elfling families have no roots and instead allow their wanderlust to carry the tribe across all the lands. Proceed to </w:t>
            </w:r>
            <w:r w:rsidDel="00000000" w:rsidR="00000000" w:rsidRPr="00000000">
              <w:rPr>
                <w:i w:val="1"/>
                <w:rtl w:val="0"/>
              </w:rPr>
              <w:t xml:space="preserve">Table F6</w:t>
            </w:r>
            <w:r w:rsidDel="00000000" w:rsidR="00000000" w:rsidRPr="00000000">
              <w:rPr>
                <w:rtl w:val="0"/>
              </w:rPr>
              <w:t xml:space="preserve">.</w:t>
            </w:r>
          </w:p>
        </w:tc>
      </w:tr>
    </w:tbl>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pStyle w:val="Heading3"/>
        <w:rPr/>
      </w:pPr>
      <w:bookmarkStart w:colFirst="0" w:colLast="0" w:name="_fvco28l5wk5e" w:id="13"/>
      <w:bookmarkEnd w:id="13"/>
      <w:r w:rsidDel="00000000" w:rsidR="00000000" w:rsidRPr="00000000">
        <w:rPr>
          <w:rtl w:val="0"/>
        </w:rPr>
        <w:t xml:space="preserve">Feral Elfling</w:t>
      </w:r>
    </w:p>
    <w:p w:rsidR="00000000" w:rsidDel="00000000" w:rsidP="00000000" w:rsidRDefault="00000000" w:rsidRPr="00000000" w14:paraId="000000CC">
      <w:pPr>
        <w:widowControl w:val="0"/>
        <w:rPr>
          <w:sz w:val="20"/>
          <w:szCs w:val="20"/>
        </w:rPr>
      </w:pPr>
      <w:r w:rsidDel="00000000" w:rsidR="00000000" w:rsidRPr="00000000">
        <w:rPr>
          <w:sz w:val="20"/>
          <w:szCs w:val="20"/>
          <w:rtl w:val="0"/>
        </w:rPr>
        <w:t xml:space="preserve">Lifespan: 90 years average</w:t>
        <w:tab/>
        <w:t xml:space="preserve">Height: 3’ average</w:t>
        <w:tab/>
        <w:tab/>
        <w:t xml:space="preserve">Weight: 65 lb average</w:t>
        <w:tab/>
        <w:tab/>
        <w:t xml:space="preserve">Speed: 20</w:t>
      </w:r>
    </w:p>
    <w:p w:rsidR="00000000" w:rsidDel="00000000" w:rsidP="00000000" w:rsidRDefault="00000000" w:rsidRPr="00000000" w14:paraId="000000CD">
      <w:pPr>
        <w:widowControl w:val="0"/>
        <w:rPr>
          <w:sz w:val="20"/>
          <w:szCs w:val="20"/>
        </w:rPr>
      </w:pPr>
      <w:r w:rsidDel="00000000" w:rsidR="00000000" w:rsidRPr="00000000">
        <w:rPr>
          <w:rtl w:val="0"/>
        </w:rPr>
      </w:r>
    </w:p>
    <w:p w:rsidR="00000000" w:rsidDel="00000000" w:rsidP="00000000" w:rsidRDefault="00000000" w:rsidRPr="00000000" w14:paraId="000000CE">
      <w:pPr>
        <w:widowControl w:val="0"/>
        <w:rPr>
          <w:b w:val="1"/>
          <w:sz w:val="20"/>
          <w:szCs w:val="20"/>
        </w:rPr>
      </w:pPr>
      <w:r w:rsidDel="00000000" w:rsidR="00000000" w:rsidRPr="00000000">
        <w:rPr>
          <w:b w:val="1"/>
          <w:sz w:val="20"/>
          <w:szCs w:val="20"/>
          <w:rtl w:val="0"/>
        </w:rPr>
        <w:t xml:space="preserve">Common Names (feral elflings tend to only have short names): Asher, Vex, Nyna, Astar, Belax</w:t>
      </w:r>
    </w:p>
    <w:p w:rsidR="00000000" w:rsidDel="00000000" w:rsidP="00000000" w:rsidRDefault="00000000" w:rsidRPr="00000000" w14:paraId="000000CF">
      <w:pPr>
        <w:rPr>
          <w:sz w:val="20"/>
          <w:szCs w:val="20"/>
        </w:rPr>
      </w:pPr>
      <w:r w:rsidDel="00000000" w:rsidR="00000000" w:rsidRPr="00000000">
        <w:rPr>
          <w:rtl w:val="0"/>
        </w:rPr>
      </w:r>
    </w:p>
    <w:p w:rsidR="00000000" w:rsidDel="00000000" w:rsidP="00000000" w:rsidRDefault="00000000" w:rsidRPr="00000000" w14:paraId="000000D0">
      <w:pPr>
        <w:rPr>
          <w:sz w:val="20"/>
          <w:szCs w:val="20"/>
        </w:rPr>
      </w:pPr>
      <w:r w:rsidDel="00000000" w:rsidR="00000000" w:rsidRPr="00000000">
        <w:rPr>
          <w:sz w:val="20"/>
          <w:szCs w:val="20"/>
          <w:rtl w:val="0"/>
        </w:rPr>
        <w:t xml:space="preserve">Feral elflings were caught between worlds during the </w:t>
      </w:r>
      <w:r w:rsidDel="00000000" w:rsidR="00000000" w:rsidRPr="00000000">
        <w:rPr>
          <w:i w:val="1"/>
          <w:sz w:val="20"/>
          <w:szCs w:val="20"/>
          <w:rtl w:val="0"/>
        </w:rPr>
        <w:t xml:space="preserve">Disappearance</w:t>
      </w:r>
      <w:r w:rsidDel="00000000" w:rsidR="00000000" w:rsidRPr="00000000">
        <w:rPr>
          <w:sz w:val="20"/>
          <w:szCs w:val="20"/>
          <w:rtl w:val="0"/>
        </w:rPr>
        <w:t xml:space="preserve">. They lived in a harsh, dream-like world, fighting for their lives against both the environment and the demons that dwelt there. Unlike their cousins, feral elflings have little problem with violence, due to the extreme measures it took to survive during the </w:t>
      </w:r>
      <w:r w:rsidDel="00000000" w:rsidR="00000000" w:rsidRPr="00000000">
        <w:rPr>
          <w:i w:val="1"/>
          <w:sz w:val="20"/>
          <w:szCs w:val="20"/>
          <w:rtl w:val="0"/>
        </w:rPr>
        <w:t xml:space="preserve">Exile,</w:t>
      </w:r>
      <w:r w:rsidDel="00000000" w:rsidR="00000000" w:rsidRPr="00000000">
        <w:rPr>
          <w:sz w:val="20"/>
          <w:szCs w:val="20"/>
          <w:rtl w:val="0"/>
        </w:rPr>
        <w:t xml:space="preserve"> as they call the </w:t>
      </w:r>
      <w:r w:rsidDel="00000000" w:rsidR="00000000" w:rsidRPr="00000000">
        <w:rPr>
          <w:i w:val="1"/>
          <w:sz w:val="20"/>
          <w:szCs w:val="20"/>
          <w:rtl w:val="0"/>
        </w:rPr>
        <w:t xml:space="preserve">Disappearance</w:t>
      </w:r>
      <w:r w:rsidDel="00000000" w:rsidR="00000000" w:rsidRPr="00000000">
        <w:rPr>
          <w:sz w:val="20"/>
          <w:szCs w:val="20"/>
          <w:rtl w:val="0"/>
        </w:rPr>
        <w:t xml:space="preserve">.</w:t>
      </w:r>
    </w:p>
    <w:p w:rsidR="00000000" w:rsidDel="00000000" w:rsidP="00000000" w:rsidRDefault="00000000" w:rsidRPr="00000000" w14:paraId="000000D1">
      <w:pPr>
        <w:rPr>
          <w:sz w:val="20"/>
          <w:szCs w:val="20"/>
        </w:rPr>
      </w:pPr>
      <w:r w:rsidDel="00000000" w:rsidR="00000000" w:rsidRPr="00000000">
        <w:rPr>
          <w:rtl w:val="0"/>
        </w:rPr>
      </w:r>
    </w:p>
    <w:p w:rsidR="00000000" w:rsidDel="00000000" w:rsidP="00000000" w:rsidRDefault="00000000" w:rsidRPr="00000000" w14:paraId="000000D2">
      <w:pPr>
        <w:rPr>
          <w:sz w:val="20"/>
          <w:szCs w:val="20"/>
        </w:rPr>
      </w:pPr>
      <w:r w:rsidDel="00000000" w:rsidR="00000000" w:rsidRPr="00000000">
        <w:rPr>
          <w:sz w:val="20"/>
          <w:szCs w:val="20"/>
          <w:rtl w:val="0"/>
        </w:rPr>
        <w:t xml:space="preserve">They have not adjusted well to life on Atheles, finding its inhabitants soft and weak. They do not get along with others, though some tribes have slowly begun to tolerate contact from the outside. </w:t>
      </w:r>
    </w:p>
    <w:p w:rsidR="00000000" w:rsidDel="00000000" w:rsidP="00000000" w:rsidRDefault="00000000" w:rsidRPr="00000000" w14:paraId="000000D3">
      <w:pPr>
        <w:rPr>
          <w:sz w:val="20"/>
          <w:szCs w:val="20"/>
        </w:rPr>
      </w:pPr>
      <w:r w:rsidDel="00000000" w:rsidR="00000000" w:rsidRPr="00000000">
        <w:rPr>
          <w:rtl w:val="0"/>
        </w:rPr>
      </w:r>
    </w:p>
    <w:p w:rsidR="00000000" w:rsidDel="00000000" w:rsidP="00000000" w:rsidRDefault="00000000" w:rsidRPr="00000000" w14:paraId="000000D4">
      <w:pPr>
        <w:rPr>
          <w:sz w:val="20"/>
          <w:szCs w:val="20"/>
        </w:rPr>
      </w:pPr>
      <w:r w:rsidDel="00000000" w:rsidR="00000000" w:rsidRPr="00000000">
        <w:rPr>
          <w:sz w:val="20"/>
          <w:szCs w:val="20"/>
          <w:rtl w:val="0"/>
        </w:rPr>
        <w:t xml:space="preserve">Physically, they are nearly identical to their elfling cousins, but with more wide set eyes, a paler skin tone, and their characteristic sharpened teeth and tribal scarification.</w:t>
      </w:r>
    </w:p>
    <w:p w:rsidR="00000000" w:rsidDel="00000000" w:rsidP="00000000" w:rsidRDefault="00000000" w:rsidRPr="00000000" w14:paraId="000000D5">
      <w:pPr>
        <w:rPr>
          <w:sz w:val="20"/>
          <w:szCs w:val="20"/>
        </w:rPr>
      </w:pPr>
      <w:r w:rsidDel="00000000" w:rsidR="00000000" w:rsidRPr="00000000">
        <w:rPr>
          <w:rtl w:val="0"/>
        </w:rPr>
      </w:r>
    </w:p>
    <w:p w:rsidR="00000000" w:rsidDel="00000000" w:rsidP="00000000" w:rsidRDefault="00000000" w:rsidRPr="00000000" w14:paraId="000000D6">
      <w:pPr>
        <w:widowControl w:val="0"/>
        <w:spacing w:after="100" w:lineRule="auto"/>
        <w:rPr>
          <w:sz w:val="20"/>
          <w:szCs w:val="20"/>
        </w:rPr>
      </w:pPr>
      <w:r w:rsidDel="00000000" w:rsidR="00000000" w:rsidRPr="00000000">
        <w:rPr>
          <w:sz w:val="20"/>
          <w:szCs w:val="20"/>
          <w:rtl w:val="0"/>
        </w:rPr>
        <w:t xml:space="preserve">Due to their fey blood, feral elflings can not use iron without hurting themselves. If a feral elfling wears or uses iron, they take 1d4 damage per hour. Steel causes discomfort, such as itching or soreness, but no real damage. Unlike their western cousins, their time spent in the In-Between caused feral elflings to develop a stronger aversion to iron and steel.</w:t>
      </w:r>
    </w:p>
    <w:p w:rsidR="00000000" w:rsidDel="00000000" w:rsidP="00000000" w:rsidRDefault="00000000" w:rsidRPr="00000000" w14:paraId="000000D7">
      <w:pPr>
        <w:widowControl w:val="0"/>
        <w:spacing w:after="100" w:lineRule="auto"/>
        <w:rPr>
          <w:sz w:val="20"/>
          <w:szCs w:val="20"/>
        </w:rPr>
      </w:pPr>
      <w:r w:rsidDel="00000000" w:rsidR="00000000" w:rsidRPr="00000000">
        <w:rPr>
          <w:rtl w:val="0"/>
        </w:rPr>
      </w:r>
    </w:p>
    <w:p w:rsidR="00000000" w:rsidDel="00000000" w:rsidP="00000000" w:rsidRDefault="00000000" w:rsidRPr="00000000" w14:paraId="000000D8">
      <w:pPr>
        <w:widowControl w:val="0"/>
        <w:rPr>
          <w:sz w:val="20"/>
          <w:szCs w:val="20"/>
        </w:rPr>
      </w:pPr>
      <w:r w:rsidDel="00000000" w:rsidR="00000000" w:rsidRPr="00000000">
        <w:rPr>
          <w:sz w:val="20"/>
          <w:szCs w:val="20"/>
          <w:rtl w:val="0"/>
        </w:rPr>
        <w:t xml:space="preserve">Biology: Feral elflings are harmed by Cold Iron, while steel causes discomfort. They also have Dark Vision 60’.</w:t>
      </w:r>
    </w:p>
    <w:p w:rsidR="00000000" w:rsidDel="00000000" w:rsidP="00000000" w:rsidRDefault="00000000" w:rsidRPr="00000000" w14:paraId="000000D9">
      <w:pPr>
        <w:widowControl w:val="0"/>
        <w:spacing w:after="100" w:lineRule="auto"/>
        <w:rPr>
          <w:sz w:val="20"/>
          <w:szCs w:val="20"/>
        </w:rPr>
      </w:pPr>
      <w:r w:rsidDel="00000000" w:rsidR="00000000" w:rsidRPr="00000000">
        <w:rPr>
          <w:rtl w:val="0"/>
        </w:rPr>
      </w:r>
    </w:p>
    <w:p w:rsidR="00000000" w:rsidDel="00000000" w:rsidP="00000000" w:rsidRDefault="00000000" w:rsidRPr="00000000" w14:paraId="000000DA">
      <w:pPr>
        <w:rPr>
          <w:b w:val="1"/>
        </w:rPr>
      </w:pPr>
      <w:r w:rsidDel="00000000" w:rsidR="00000000" w:rsidRPr="00000000">
        <w:rPr>
          <w:b w:val="1"/>
          <w:rtl w:val="0"/>
        </w:rPr>
        <w:t xml:space="preserve">Choose your feral elfling background or let fate decide:</w:t>
      </w:r>
    </w:p>
    <w:p w:rsidR="00000000" w:rsidDel="00000000" w:rsidP="00000000" w:rsidRDefault="00000000" w:rsidRPr="00000000" w14:paraId="000000DB">
      <w:pPr>
        <w:rPr>
          <w:b w:val="1"/>
        </w:rPr>
      </w:pPr>
      <w:r w:rsidDel="00000000" w:rsidR="00000000" w:rsidRPr="00000000">
        <w:rPr>
          <w:rtl w:val="0"/>
        </w:rPr>
      </w:r>
    </w:p>
    <w:p w:rsidR="00000000" w:rsidDel="00000000" w:rsidP="00000000" w:rsidRDefault="00000000" w:rsidRPr="00000000" w14:paraId="000000DC">
      <w:pPr>
        <w:rPr>
          <w:b w:val="1"/>
        </w:rPr>
      </w:pPr>
      <w:r w:rsidDel="00000000" w:rsidR="00000000" w:rsidRPr="00000000">
        <w:rPr>
          <w:b w:val="1"/>
          <w:rtl w:val="0"/>
        </w:rPr>
        <w:t xml:space="preserve">Table F3</w:t>
      </w:r>
    </w:p>
    <w:tbl>
      <w:tblPr>
        <w:tblStyle w:val="Table9"/>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8850"/>
        <w:tblGridChange w:id="0">
          <w:tblGrid>
            <w:gridCol w:w="1950"/>
            <w:gridCol w:w="88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b w:val="1"/>
              </w:rPr>
            </w:pPr>
            <w:r w:rsidDel="00000000" w:rsidR="00000000" w:rsidRPr="00000000">
              <w:rPr>
                <w:b w:val="1"/>
                <w:rtl w:val="0"/>
              </w:rPr>
              <w:t xml:space="preserve">Roll 1d10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Your people returned from the In-Between and found themselves in the North two decades ago. They are mostly reacclimated to Atheles but have trouble adjusting to civilization. Proceed to </w:t>
            </w:r>
            <w:r w:rsidDel="00000000" w:rsidR="00000000" w:rsidRPr="00000000">
              <w:rPr>
                <w:i w:val="1"/>
                <w:rtl w:val="0"/>
              </w:rPr>
              <w:t xml:space="preserve">Table F6</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pPr>
            <w:r w:rsidDel="00000000" w:rsidR="00000000" w:rsidRPr="00000000">
              <w:rPr>
                <w:rtl w:val="0"/>
              </w:rPr>
              <w:t xml:space="preserve">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Your people returned to Atheles in the Wastelands of the South. Their new home in Atheles is barely less dangerous than the In-Between. Proceed to </w:t>
            </w:r>
            <w:r w:rsidDel="00000000" w:rsidR="00000000" w:rsidRPr="00000000">
              <w:rPr>
                <w:i w:val="1"/>
                <w:rtl w:val="0"/>
              </w:rPr>
              <w:t xml:space="preserve">Table F5</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pPr>
            <w:r w:rsidDel="00000000" w:rsidR="00000000" w:rsidRPr="00000000">
              <w:rPr>
                <w:rtl w:val="0"/>
              </w:rPr>
              <w:t xml:space="preserve">8-9</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Your people recently returned from the In-Between and are unfamiliar with this strange land, though their people have legends of a home they left behind many generations past. Proceed to </w:t>
            </w:r>
            <w:r w:rsidDel="00000000" w:rsidR="00000000" w:rsidRPr="00000000">
              <w:rPr>
                <w:i w:val="1"/>
                <w:rtl w:val="0"/>
              </w:rPr>
              <w:t xml:space="preserve">Table F6</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You returned to Atheles from the In-Between very recently. You found yourself alone, hungry, and afraid of these strange new lands. Proceed to </w:t>
            </w:r>
            <w:r w:rsidDel="00000000" w:rsidR="00000000" w:rsidRPr="00000000">
              <w:rPr>
                <w:i w:val="1"/>
                <w:rtl w:val="0"/>
              </w:rPr>
              <w:t xml:space="preserve">Table F6</w:t>
            </w:r>
            <w:r w:rsidDel="00000000" w:rsidR="00000000" w:rsidRPr="00000000">
              <w:rPr>
                <w:rtl w:val="0"/>
              </w:rPr>
              <w:t xml:space="preserve">.</w:t>
            </w:r>
          </w:p>
        </w:tc>
      </w:tr>
    </w:tbl>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pStyle w:val="Heading3"/>
        <w:rPr/>
      </w:pPr>
      <w:bookmarkStart w:colFirst="0" w:colLast="0" w:name="_hnfyzu4tc43s" w:id="14"/>
      <w:bookmarkEnd w:id="14"/>
      <w:r w:rsidDel="00000000" w:rsidR="00000000" w:rsidRPr="00000000">
        <w:rPr>
          <w:rtl w:val="0"/>
        </w:rPr>
        <w:t xml:space="preserve">Faun</w:t>
      </w:r>
    </w:p>
    <w:p w:rsidR="00000000" w:rsidDel="00000000" w:rsidP="00000000" w:rsidRDefault="00000000" w:rsidRPr="00000000" w14:paraId="000000E9">
      <w:pPr>
        <w:widowControl w:val="0"/>
        <w:rPr>
          <w:sz w:val="20"/>
          <w:szCs w:val="20"/>
        </w:rPr>
      </w:pPr>
      <w:r w:rsidDel="00000000" w:rsidR="00000000" w:rsidRPr="00000000">
        <w:rPr>
          <w:sz w:val="20"/>
          <w:szCs w:val="20"/>
          <w:rtl w:val="0"/>
        </w:rPr>
        <w:t xml:space="preserve">Lifespan: 100 years average</w:t>
        <w:tab/>
        <w:t xml:space="preserve">Height: 5’ 6” average</w:t>
        <w:tab/>
        <w:tab/>
        <w:t xml:space="preserve">Weight: 155 lb average</w:t>
        <w:tab/>
        <w:tab/>
        <w:t xml:space="preserve">Speed: 30</w:t>
      </w:r>
    </w:p>
    <w:p w:rsidR="00000000" w:rsidDel="00000000" w:rsidP="00000000" w:rsidRDefault="00000000" w:rsidRPr="00000000" w14:paraId="000000EA">
      <w:pPr>
        <w:widowControl w:val="0"/>
        <w:rPr>
          <w:sz w:val="20"/>
          <w:szCs w:val="20"/>
        </w:rPr>
      </w:pPr>
      <w:r w:rsidDel="00000000" w:rsidR="00000000" w:rsidRPr="00000000">
        <w:rPr>
          <w:rtl w:val="0"/>
        </w:rPr>
      </w:r>
    </w:p>
    <w:p w:rsidR="00000000" w:rsidDel="00000000" w:rsidP="00000000" w:rsidRDefault="00000000" w:rsidRPr="00000000" w14:paraId="000000EB">
      <w:pPr>
        <w:widowControl w:val="0"/>
        <w:rPr>
          <w:sz w:val="20"/>
          <w:szCs w:val="20"/>
        </w:rPr>
      </w:pPr>
      <w:r w:rsidDel="00000000" w:rsidR="00000000" w:rsidRPr="00000000">
        <w:rPr>
          <w:b w:val="1"/>
          <w:sz w:val="20"/>
          <w:szCs w:val="20"/>
          <w:rtl w:val="0"/>
        </w:rPr>
        <w:t xml:space="preserve">Common Names: Di, Cera, Ella, Jaas, Ora</w:t>
      </w:r>
      <w:r w:rsidDel="00000000" w:rsidR="00000000" w:rsidRPr="00000000">
        <w:rPr>
          <w:rtl w:val="0"/>
        </w:rPr>
      </w:r>
    </w:p>
    <w:p w:rsidR="00000000" w:rsidDel="00000000" w:rsidP="00000000" w:rsidRDefault="00000000" w:rsidRPr="00000000" w14:paraId="000000EC">
      <w:pPr>
        <w:rPr>
          <w:sz w:val="20"/>
          <w:szCs w:val="20"/>
        </w:rPr>
      </w:pPr>
      <w:r w:rsidDel="00000000" w:rsidR="00000000" w:rsidRPr="00000000">
        <w:rPr>
          <w:rtl w:val="0"/>
        </w:rPr>
      </w:r>
    </w:p>
    <w:p w:rsidR="00000000" w:rsidDel="00000000" w:rsidP="00000000" w:rsidRDefault="00000000" w:rsidRPr="00000000" w14:paraId="000000ED">
      <w:pPr>
        <w:rPr>
          <w:sz w:val="20"/>
          <w:szCs w:val="20"/>
        </w:rPr>
      </w:pPr>
      <w:r w:rsidDel="00000000" w:rsidR="00000000" w:rsidRPr="00000000">
        <w:rPr>
          <w:sz w:val="20"/>
          <w:szCs w:val="20"/>
          <w:rtl w:val="0"/>
        </w:rPr>
        <w:t xml:space="preserve">Fauns are a reclusive race found in the Eastlands. They live in small communities deep in the forests, where they trade amongst themselves and with teran settlements when the need arises. </w:t>
      </w:r>
    </w:p>
    <w:p w:rsidR="00000000" w:rsidDel="00000000" w:rsidP="00000000" w:rsidRDefault="00000000" w:rsidRPr="00000000" w14:paraId="000000EE">
      <w:pPr>
        <w:rPr>
          <w:sz w:val="20"/>
          <w:szCs w:val="20"/>
        </w:rPr>
      </w:pPr>
      <w:r w:rsidDel="00000000" w:rsidR="00000000" w:rsidRPr="00000000">
        <w:rPr>
          <w:rtl w:val="0"/>
        </w:rPr>
      </w:r>
    </w:p>
    <w:p w:rsidR="00000000" w:rsidDel="00000000" w:rsidP="00000000" w:rsidRDefault="00000000" w:rsidRPr="00000000" w14:paraId="000000EF">
      <w:pPr>
        <w:rPr>
          <w:sz w:val="20"/>
          <w:szCs w:val="20"/>
        </w:rPr>
      </w:pPr>
      <w:r w:rsidDel="00000000" w:rsidR="00000000" w:rsidRPr="00000000">
        <w:rPr>
          <w:sz w:val="20"/>
          <w:szCs w:val="20"/>
          <w:rtl w:val="0"/>
        </w:rPr>
        <w:t xml:space="preserve">They stand about six feet tall and resemble terans. They have more body hair than most other races, pointed ears, and small horns. Their feet end in two large, flat toes, although they can still wear standard boots and shoes. They live an average of 100 years, though the loss of their habitat and disease has shortened their lifespans in recent centuries. Physically, fauns tend to be androgynous, and their culture recognizes three sexes. They have no terms for gender and often struggle with other cultures' strict classifications and beliefs.</w:t>
      </w:r>
    </w:p>
    <w:p w:rsidR="00000000" w:rsidDel="00000000" w:rsidP="00000000" w:rsidRDefault="00000000" w:rsidRPr="00000000" w14:paraId="000000F0">
      <w:pPr>
        <w:rPr>
          <w:sz w:val="20"/>
          <w:szCs w:val="20"/>
        </w:rPr>
      </w:pPr>
      <w:r w:rsidDel="00000000" w:rsidR="00000000" w:rsidRPr="00000000">
        <w:rPr>
          <w:rtl w:val="0"/>
        </w:rPr>
      </w:r>
    </w:p>
    <w:p w:rsidR="00000000" w:rsidDel="00000000" w:rsidP="00000000" w:rsidRDefault="00000000" w:rsidRPr="00000000" w14:paraId="000000F1">
      <w:pPr>
        <w:rPr>
          <w:sz w:val="20"/>
          <w:szCs w:val="20"/>
        </w:rPr>
      </w:pPr>
      <w:r w:rsidDel="00000000" w:rsidR="00000000" w:rsidRPr="00000000">
        <w:rPr>
          <w:sz w:val="20"/>
          <w:szCs w:val="20"/>
          <w:rtl w:val="0"/>
        </w:rPr>
        <w:t xml:space="preserve">As a culture, they revere nature-based magic and talents.</w:t>
      </w:r>
    </w:p>
    <w:p w:rsidR="00000000" w:rsidDel="00000000" w:rsidP="00000000" w:rsidRDefault="00000000" w:rsidRPr="00000000" w14:paraId="000000F2">
      <w:pPr>
        <w:rPr>
          <w:sz w:val="20"/>
          <w:szCs w:val="20"/>
        </w:rPr>
      </w:pPr>
      <w:r w:rsidDel="00000000" w:rsidR="00000000" w:rsidRPr="00000000">
        <w:rPr>
          <w:rtl w:val="0"/>
        </w:rPr>
      </w:r>
    </w:p>
    <w:p w:rsidR="00000000" w:rsidDel="00000000" w:rsidP="00000000" w:rsidRDefault="00000000" w:rsidRPr="00000000" w14:paraId="000000F3">
      <w:pPr>
        <w:widowControl w:val="0"/>
        <w:rPr>
          <w:sz w:val="20"/>
          <w:szCs w:val="20"/>
        </w:rPr>
      </w:pPr>
      <w:r w:rsidDel="00000000" w:rsidR="00000000" w:rsidRPr="00000000">
        <w:rPr>
          <w:sz w:val="20"/>
          <w:szCs w:val="20"/>
          <w:rtl w:val="0"/>
        </w:rPr>
        <w:t xml:space="preserve">Biology: Fauns are harmed by Cold Iron, while steel causes discomfort. They also have Dark Vision 60’.</w:t>
      </w:r>
    </w:p>
    <w:p w:rsidR="00000000" w:rsidDel="00000000" w:rsidP="00000000" w:rsidRDefault="00000000" w:rsidRPr="00000000" w14:paraId="000000F4">
      <w:pPr>
        <w:rPr>
          <w:sz w:val="20"/>
          <w:szCs w:val="20"/>
        </w:rPr>
      </w:pPr>
      <w:r w:rsidDel="00000000" w:rsidR="00000000" w:rsidRPr="00000000">
        <w:rPr>
          <w:rtl w:val="0"/>
        </w:rPr>
      </w:r>
    </w:p>
    <w:p w:rsidR="00000000" w:rsidDel="00000000" w:rsidP="00000000" w:rsidRDefault="00000000" w:rsidRPr="00000000" w14:paraId="000000F5">
      <w:pPr>
        <w:rPr>
          <w:b w:val="1"/>
        </w:rPr>
      </w:pPr>
      <w:r w:rsidDel="00000000" w:rsidR="00000000" w:rsidRPr="00000000">
        <w:rPr>
          <w:b w:val="1"/>
          <w:rtl w:val="0"/>
        </w:rPr>
        <w:t xml:space="preserve">Choose your faun background or let fate decide:</w:t>
      </w:r>
    </w:p>
    <w:p w:rsidR="00000000" w:rsidDel="00000000" w:rsidP="00000000" w:rsidRDefault="00000000" w:rsidRPr="00000000" w14:paraId="000000F6">
      <w:pPr>
        <w:rPr>
          <w:b w:val="1"/>
        </w:rPr>
      </w:pPr>
      <w:r w:rsidDel="00000000" w:rsidR="00000000" w:rsidRPr="00000000">
        <w:rPr>
          <w:rtl w:val="0"/>
        </w:rPr>
      </w:r>
    </w:p>
    <w:p w:rsidR="00000000" w:rsidDel="00000000" w:rsidP="00000000" w:rsidRDefault="00000000" w:rsidRPr="00000000" w14:paraId="000000F7">
      <w:pPr>
        <w:rPr>
          <w:b w:val="1"/>
        </w:rPr>
      </w:pPr>
      <w:r w:rsidDel="00000000" w:rsidR="00000000" w:rsidRPr="00000000">
        <w:rPr>
          <w:b w:val="1"/>
          <w:rtl w:val="0"/>
        </w:rPr>
        <w:t xml:space="preserve">Table F4</w:t>
      </w:r>
    </w:p>
    <w:tbl>
      <w:tblPr>
        <w:tblStyle w:val="Table10"/>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9210"/>
        <w:tblGridChange w:id="0">
          <w:tblGrid>
            <w:gridCol w:w="1590"/>
            <w:gridCol w:w="92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b w:val="1"/>
              </w:rPr>
            </w:pPr>
            <w:r w:rsidDel="00000000" w:rsidR="00000000" w:rsidRPr="00000000">
              <w:rPr>
                <w:b w:val="1"/>
                <w:rtl w:val="0"/>
              </w:rPr>
              <w:t xml:space="preserve">Roll 1d10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b w:val="1"/>
                <w:rtl w:val="0"/>
              </w:rPr>
              <w:t xml:space="preserve">Sylvan:</w:t>
            </w:r>
            <w:r w:rsidDel="00000000" w:rsidR="00000000" w:rsidRPr="00000000">
              <w:rPr>
                <w:rtl w:val="0"/>
              </w:rPr>
              <w:t xml:space="preserve"> Your family was isolated deep in the mountain forests during the Disappearance and is unfamiliar with happenings of the world outside your village. Proceed to </w:t>
            </w:r>
            <w:r w:rsidDel="00000000" w:rsidR="00000000" w:rsidRPr="00000000">
              <w:rPr>
                <w:i w:val="1"/>
                <w:rtl w:val="0"/>
              </w:rPr>
              <w:t xml:space="preserve">Table F6</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pPr>
            <w:r w:rsidDel="00000000" w:rsidR="00000000" w:rsidRPr="00000000">
              <w:rPr>
                <w:rtl w:val="0"/>
              </w:rPr>
              <w:t xml:space="preserve">6-8</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b w:val="1"/>
                <w:rtl w:val="0"/>
              </w:rPr>
              <w:t xml:space="preserve">Warband:</w:t>
            </w:r>
            <w:r w:rsidDel="00000000" w:rsidR="00000000" w:rsidRPr="00000000">
              <w:rPr>
                <w:rtl w:val="0"/>
              </w:rPr>
              <w:t xml:space="preserve"> Your family fought in the Great War before being trapped in the In-Between. To survive those centuries in the In-Between, your band’s fierce side emerged. Proceed to </w:t>
            </w:r>
            <w:r w:rsidDel="00000000" w:rsidR="00000000" w:rsidRPr="00000000">
              <w:rPr>
                <w:i w:val="1"/>
                <w:rtl w:val="0"/>
              </w:rPr>
              <w:t xml:space="preserve">Table F6</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pPr>
            <w:r w:rsidDel="00000000" w:rsidR="00000000" w:rsidRPr="00000000">
              <w:rPr>
                <w:rtl w:val="0"/>
              </w:rPr>
              <w:t xml:space="preserve">9-10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b w:val="1"/>
                <w:rtl w:val="0"/>
              </w:rPr>
              <w:t xml:space="preserve">Nomad:</w:t>
            </w:r>
            <w:r w:rsidDel="00000000" w:rsidR="00000000" w:rsidRPr="00000000">
              <w:rPr>
                <w:rtl w:val="0"/>
              </w:rPr>
              <w:t xml:space="preserve"> Your tribe spent the centuries lost, traveling the limbo of the In-Between, doing its best to avoid the harsher regions. After returning to Atheles, your family has continued its nomadic lifestyle. Proceed to </w:t>
            </w:r>
            <w:r w:rsidDel="00000000" w:rsidR="00000000" w:rsidRPr="00000000">
              <w:rPr>
                <w:i w:val="1"/>
                <w:rtl w:val="0"/>
              </w:rPr>
              <w:t xml:space="preserve">Table F6</w:t>
            </w:r>
            <w:r w:rsidDel="00000000" w:rsidR="00000000" w:rsidRPr="00000000">
              <w:rPr>
                <w:rtl w:val="0"/>
              </w:rPr>
              <w:t xml:space="preserve">.</w:t>
            </w:r>
          </w:p>
        </w:tc>
      </w:tr>
    </w:tbl>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pStyle w:val="Heading3"/>
        <w:rPr/>
      </w:pPr>
      <w:bookmarkStart w:colFirst="0" w:colLast="0" w:name="_wub6i33yo9k5" w:id="15"/>
      <w:bookmarkEnd w:id="15"/>
      <w:r w:rsidDel="00000000" w:rsidR="00000000" w:rsidRPr="00000000">
        <w:rPr>
          <w:rtl w:val="0"/>
        </w:rPr>
        <w:t xml:space="preserve">Orog</w:t>
      </w:r>
    </w:p>
    <w:p w:rsidR="00000000" w:rsidDel="00000000" w:rsidP="00000000" w:rsidRDefault="00000000" w:rsidRPr="00000000" w14:paraId="00000102">
      <w:pPr>
        <w:widowControl w:val="0"/>
        <w:rPr>
          <w:sz w:val="20"/>
          <w:szCs w:val="20"/>
        </w:rPr>
      </w:pPr>
      <w:r w:rsidDel="00000000" w:rsidR="00000000" w:rsidRPr="00000000">
        <w:rPr>
          <w:sz w:val="20"/>
          <w:szCs w:val="20"/>
          <w:rtl w:val="0"/>
        </w:rPr>
        <w:t xml:space="preserve">Lifespan: 150 years average</w:t>
        <w:tab/>
        <w:t xml:space="preserve">Height: 7’ 6” average</w:t>
        <w:tab/>
        <w:tab/>
        <w:t xml:space="preserve">Weight: 400 lb average</w:t>
        <w:tab/>
        <w:tab/>
        <w:t xml:space="preserve">Speed: 30</w:t>
      </w:r>
    </w:p>
    <w:p w:rsidR="00000000" w:rsidDel="00000000" w:rsidP="00000000" w:rsidRDefault="00000000" w:rsidRPr="00000000" w14:paraId="00000103">
      <w:pPr>
        <w:widowControl w:val="0"/>
        <w:rPr>
          <w:sz w:val="20"/>
          <w:szCs w:val="20"/>
        </w:rPr>
      </w:pPr>
      <w:r w:rsidDel="00000000" w:rsidR="00000000" w:rsidRPr="00000000">
        <w:rPr>
          <w:rtl w:val="0"/>
        </w:rPr>
      </w:r>
    </w:p>
    <w:p w:rsidR="00000000" w:rsidDel="00000000" w:rsidP="00000000" w:rsidRDefault="00000000" w:rsidRPr="00000000" w14:paraId="00000104">
      <w:pPr>
        <w:widowControl w:val="0"/>
        <w:rPr>
          <w:sz w:val="20"/>
          <w:szCs w:val="20"/>
        </w:rPr>
      </w:pPr>
      <w:r w:rsidDel="00000000" w:rsidR="00000000" w:rsidRPr="00000000">
        <w:rPr>
          <w:b w:val="1"/>
          <w:sz w:val="20"/>
          <w:szCs w:val="20"/>
          <w:rtl w:val="0"/>
        </w:rPr>
        <w:t xml:space="preserve">Common Names: Ooda, Tul, Guo, Ot, Dod, Gue</w:t>
      </w: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Orogs are a large bipedal people who resemble tortoises. They are rare in the world, found mostly in the southern, warmer lands. </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They stand a head taller than even the tall elves, and their girth lends them to being much larger than most other denizens of the world. While this causes some inconvenience in normal housing accommodations, they have in general grown used to their size disparity. They have a large shell that gives them an added natural armor, but this makes wearing other species armor almost impossible. They often choose to wear minimal clothing, but decorate their shells with personal markings and color.</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widowControl w:val="0"/>
        <w:rPr/>
      </w:pPr>
      <w:r w:rsidDel="00000000" w:rsidR="00000000" w:rsidRPr="00000000">
        <w:rPr>
          <w:sz w:val="20"/>
          <w:szCs w:val="20"/>
          <w:rtl w:val="0"/>
        </w:rPr>
        <w:t xml:space="preserve">Biology: Orogs are slower in cold weather (below 40 degrees F), halving their movement. They gain +1 AV due to their shell and thick skin. Orogs are also almost always classified Large in size.</w:t>
      </w: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b w:val="1"/>
        </w:rPr>
      </w:pPr>
      <w:r w:rsidDel="00000000" w:rsidR="00000000" w:rsidRPr="00000000">
        <w:rPr>
          <w:b w:val="1"/>
          <w:rtl w:val="0"/>
        </w:rPr>
        <w:t xml:space="preserve">Choose your Orog background or let fate decide:</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b w:val="1"/>
        </w:rPr>
      </w:pPr>
      <w:r w:rsidDel="00000000" w:rsidR="00000000" w:rsidRPr="00000000">
        <w:rPr>
          <w:b w:val="1"/>
          <w:rtl w:val="0"/>
        </w:rPr>
        <w:t xml:space="preserve">Table F5</w:t>
      </w:r>
      <w:r w:rsidDel="00000000" w:rsidR="00000000" w:rsidRPr="00000000">
        <w:rPr>
          <w:rtl w:val="0"/>
        </w:rPr>
      </w:r>
    </w:p>
    <w:tbl>
      <w:tblPr>
        <w:tblStyle w:val="Table1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0"/>
        <w:gridCol w:w="8790"/>
        <w:tblGridChange w:id="0">
          <w:tblGrid>
            <w:gridCol w:w="2010"/>
            <w:gridCol w:w="87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b w:val="1"/>
              </w:rPr>
            </w:pPr>
            <w:r w:rsidDel="00000000" w:rsidR="00000000" w:rsidRPr="00000000">
              <w:rPr>
                <w:b w:val="1"/>
                <w:rtl w:val="0"/>
              </w:rPr>
              <w:t xml:space="preserve">Roll 1d10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Ten Towns: You come from the Ten Towns, a settlement in Ish known for its high Orog population. Proceed to </w:t>
            </w:r>
            <w:r w:rsidDel="00000000" w:rsidR="00000000" w:rsidRPr="00000000">
              <w:rPr>
                <w:i w:val="1"/>
                <w:rtl w:val="0"/>
              </w:rPr>
              <w:t xml:space="preserve">Table F6</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pPr>
            <w:r w:rsidDel="00000000" w:rsidR="00000000" w:rsidRPr="00000000">
              <w:rPr>
                <w:rtl w:val="0"/>
              </w:rPr>
              <w:t xml:space="preserve">5-8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Wastelands: You come from a tribe in the Wastes, traveling out to seek a better life. Proceed to </w:t>
            </w:r>
            <w:r w:rsidDel="00000000" w:rsidR="00000000" w:rsidRPr="00000000">
              <w:rPr>
                <w:i w:val="1"/>
                <w:rtl w:val="0"/>
              </w:rPr>
              <w:t xml:space="preserve">Table F6</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pPr>
            <w:r w:rsidDel="00000000" w:rsidR="00000000" w:rsidRPr="00000000">
              <w:rPr>
                <w:rtl w:val="0"/>
              </w:rPr>
              <w:t xml:space="preserve">9-10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Outcast: You were outcast from your homeland. Proceed to </w:t>
            </w:r>
            <w:r w:rsidDel="00000000" w:rsidR="00000000" w:rsidRPr="00000000">
              <w:rPr>
                <w:i w:val="1"/>
                <w:rtl w:val="0"/>
              </w:rPr>
              <w:t xml:space="preserve">Table F6</w:t>
            </w:r>
            <w:r w:rsidDel="00000000" w:rsidR="00000000" w:rsidRPr="00000000">
              <w:rPr>
                <w:rtl w:val="0"/>
              </w:rPr>
              <w:t xml:space="preserve">.</w:t>
            </w:r>
          </w:p>
        </w:tc>
      </w:tr>
    </w:tbl>
    <w:p w:rsidR="00000000" w:rsidDel="00000000" w:rsidP="00000000" w:rsidRDefault="00000000" w:rsidRPr="00000000" w14:paraId="00000117">
      <w:pPr>
        <w:rPr>
          <w:b w:val="1"/>
        </w:rPr>
      </w:pPr>
      <w:r w:rsidDel="00000000" w:rsidR="00000000" w:rsidRPr="00000000">
        <w:rPr>
          <w:rtl w:val="0"/>
        </w:rPr>
      </w:r>
    </w:p>
    <w:p w:rsidR="00000000" w:rsidDel="00000000" w:rsidP="00000000" w:rsidRDefault="00000000" w:rsidRPr="00000000" w14:paraId="00000118">
      <w:pPr>
        <w:rPr>
          <w:b w:val="1"/>
        </w:rPr>
      </w:pPr>
      <w:r w:rsidDel="00000000" w:rsidR="00000000" w:rsidRPr="00000000">
        <w:rPr>
          <w:b w:val="1"/>
          <w:rtl w:val="0"/>
        </w:rPr>
        <w:t xml:space="preserve">Choose your views of other species or let fate decide:</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b w:val="1"/>
        </w:rPr>
      </w:pPr>
      <w:r w:rsidDel="00000000" w:rsidR="00000000" w:rsidRPr="00000000">
        <w:rPr>
          <w:b w:val="1"/>
          <w:rtl w:val="0"/>
        </w:rPr>
        <w:t xml:space="preserve">Table F6</w:t>
      </w:r>
    </w:p>
    <w:tbl>
      <w:tblPr>
        <w:tblStyle w:val="Table12"/>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8655"/>
        <w:tblGridChange w:id="0">
          <w:tblGrid>
            <w:gridCol w:w="2145"/>
            <w:gridCol w:w="86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b w:val="1"/>
              </w:rPr>
            </w:pPr>
            <w:r w:rsidDel="00000000" w:rsidR="00000000" w:rsidRPr="00000000">
              <w:rPr>
                <w:b w:val="1"/>
                <w:rtl w:val="0"/>
              </w:rPr>
              <w:t xml:space="preserve">Roll 1d10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b w:val="1"/>
                <w:rtl w:val="0"/>
              </w:rPr>
              <w:t xml:space="preserve">Isolationist:</w:t>
            </w:r>
            <w:r w:rsidDel="00000000" w:rsidR="00000000" w:rsidRPr="00000000">
              <w:rPr>
                <w:rtl w:val="0"/>
              </w:rPr>
              <w:t xml:space="preserve"> The other cultures bring trouble to themselves with war and violence. It’s best to be left alone. Proceed to </w:t>
            </w:r>
            <w:r w:rsidDel="00000000" w:rsidR="00000000" w:rsidRPr="00000000">
              <w:rPr>
                <w:i w:val="1"/>
                <w:rtl w:val="0"/>
              </w:rPr>
              <w:t xml:space="preserve">Table F7</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pPr>
            <w:r w:rsidDel="00000000" w:rsidR="00000000" w:rsidRPr="00000000">
              <w:rPr>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b w:val="1"/>
                <w:rtl w:val="0"/>
              </w:rPr>
              <w:t xml:space="preserve">Hurt:</w:t>
            </w:r>
            <w:r w:rsidDel="00000000" w:rsidR="00000000" w:rsidRPr="00000000">
              <w:rPr>
                <w:rtl w:val="0"/>
              </w:rPr>
              <w:t xml:space="preserve"> You have been affected by the violence of others and hold a grudge. Proceed to </w:t>
            </w:r>
            <w:r w:rsidDel="00000000" w:rsidR="00000000" w:rsidRPr="00000000">
              <w:rPr>
                <w:i w:val="1"/>
                <w:rtl w:val="0"/>
              </w:rPr>
              <w:t xml:space="preserve">Table F7</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pPr>
            <w:r w:rsidDel="00000000" w:rsidR="00000000" w:rsidRPr="00000000">
              <w:rPr>
                <w:rtl w:val="0"/>
              </w:rPr>
              <w:t xml:space="preserve">4-6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pPr>
            <w:r w:rsidDel="00000000" w:rsidR="00000000" w:rsidRPr="00000000">
              <w:rPr>
                <w:b w:val="1"/>
                <w:rtl w:val="0"/>
              </w:rPr>
              <w:t xml:space="preserve">Optimist:</w:t>
            </w:r>
            <w:r w:rsidDel="00000000" w:rsidR="00000000" w:rsidRPr="00000000">
              <w:rPr>
                <w:rtl w:val="0"/>
              </w:rPr>
              <w:t xml:space="preserve"> Fauns and other cultures, especially terans, should work together. Proceed to </w:t>
            </w:r>
            <w:r w:rsidDel="00000000" w:rsidR="00000000" w:rsidRPr="00000000">
              <w:rPr>
                <w:i w:val="1"/>
                <w:rtl w:val="0"/>
              </w:rPr>
              <w:t xml:space="preserve">Table F7</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pPr>
            <w:r w:rsidDel="00000000" w:rsidR="00000000" w:rsidRPr="00000000">
              <w:rPr>
                <w:rtl w:val="0"/>
              </w:rPr>
              <w:t xml:space="preserve">7-10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pPr>
            <w:r w:rsidDel="00000000" w:rsidR="00000000" w:rsidRPr="00000000">
              <w:rPr>
                <w:b w:val="1"/>
                <w:rtl w:val="0"/>
              </w:rPr>
              <w:t xml:space="preserve">Mindful:</w:t>
            </w:r>
            <w:r w:rsidDel="00000000" w:rsidR="00000000" w:rsidRPr="00000000">
              <w:rPr>
                <w:rtl w:val="0"/>
              </w:rPr>
              <w:t xml:space="preserve"> You judge every other creature by its own merits. Proceed to </w:t>
            </w:r>
            <w:r w:rsidDel="00000000" w:rsidR="00000000" w:rsidRPr="00000000">
              <w:rPr>
                <w:i w:val="1"/>
                <w:rtl w:val="0"/>
              </w:rPr>
              <w:t xml:space="preserve">Table F7</w:t>
            </w:r>
            <w:r w:rsidDel="00000000" w:rsidR="00000000" w:rsidRPr="00000000">
              <w:rPr>
                <w:rtl w:val="0"/>
              </w:rPr>
              <w:t xml:space="preserve">.</w:t>
            </w:r>
          </w:p>
        </w:tc>
      </w:tr>
    </w:tbl>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pStyle w:val="Heading2"/>
        <w:rPr/>
      </w:pPr>
      <w:bookmarkStart w:colFirst="0" w:colLast="0" w:name="_mju4qjdxmttv" w:id="16"/>
      <w:bookmarkEnd w:id="16"/>
      <w:r w:rsidDel="00000000" w:rsidR="00000000" w:rsidRPr="00000000">
        <w:rPr>
          <w:rtl w:val="0"/>
        </w:rPr>
        <w:t xml:space="preserve">Fey Heritage Bonus</w:t>
      </w:r>
    </w:p>
    <w:p w:rsidR="00000000" w:rsidDel="00000000" w:rsidP="00000000" w:rsidRDefault="00000000" w:rsidRPr="00000000" w14:paraId="00000127">
      <w:pPr>
        <w:rPr>
          <w:b w:val="1"/>
        </w:rPr>
      </w:pPr>
      <w:r w:rsidDel="00000000" w:rsidR="00000000" w:rsidRPr="00000000">
        <w:rPr>
          <w:b w:val="1"/>
          <w:rtl w:val="0"/>
        </w:rPr>
        <w:t xml:space="preserve">Choose your fey heritage bonus or let fate decide:</w:t>
      </w:r>
    </w:p>
    <w:p w:rsidR="00000000" w:rsidDel="00000000" w:rsidP="00000000" w:rsidRDefault="00000000" w:rsidRPr="00000000" w14:paraId="00000128">
      <w:pPr>
        <w:rPr>
          <w:b w:val="1"/>
        </w:rPr>
      </w:pPr>
      <w:r w:rsidDel="00000000" w:rsidR="00000000" w:rsidRPr="00000000">
        <w:rPr>
          <w:rtl w:val="0"/>
        </w:rPr>
      </w:r>
    </w:p>
    <w:p w:rsidR="00000000" w:rsidDel="00000000" w:rsidP="00000000" w:rsidRDefault="00000000" w:rsidRPr="00000000" w14:paraId="00000129">
      <w:pPr>
        <w:rPr/>
      </w:pPr>
      <w:r w:rsidDel="00000000" w:rsidR="00000000" w:rsidRPr="00000000">
        <w:rPr>
          <w:b w:val="1"/>
          <w:rtl w:val="0"/>
        </w:rPr>
        <w:t xml:space="preserve">Table F7</w:t>
      </w:r>
      <w:r w:rsidDel="00000000" w:rsidR="00000000" w:rsidRPr="00000000">
        <w:rPr>
          <w:rtl w:val="0"/>
        </w:rPr>
      </w:r>
    </w:p>
    <w:tbl>
      <w:tblPr>
        <w:tblStyle w:val="Table13"/>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9150"/>
        <w:tblGridChange w:id="0">
          <w:tblGrid>
            <w:gridCol w:w="1650"/>
            <w:gridCol w:w="91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pPr>
            <w:r w:rsidDel="00000000" w:rsidR="00000000" w:rsidRPr="00000000">
              <w:rPr>
                <w:rtl w:val="0"/>
              </w:rPr>
              <w:t xml:space="preserve">Roll 1d10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pPr>
            <w:r w:rsidDel="00000000" w:rsidR="00000000" w:rsidRPr="00000000">
              <w:rPr>
                <w:b w:val="1"/>
                <w:rtl w:val="0"/>
              </w:rPr>
              <w:t xml:space="preserve">Ancient fey:</w:t>
            </w:r>
            <w:r w:rsidDel="00000000" w:rsidR="00000000" w:rsidRPr="00000000">
              <w:rPr>
                <w:rtl w:val="0"/>
              </w:rPr>
              <w:t xml:space="preserve"> Mind influencing spells are </w:t>
            </w:r>
            <w:r w:rsidDel="00000000" w:rsidR="00000000" w:rsidRPr="00000000">
              <w:rPr>
                <w:i w:val="1"/>
                <w:rtl w:val="0"/>
              </w:rPr>
              <w:t xml:space="preserve">difficult</w:t>
            </w:r>
            <w:r w:rsidDel="00000000" w:rsidR="00000000" w:rsidRPr="00000000">
              <w:rPr>
                <w:rtl w:val="0"/>
              </w:rPr>
              <w:t xml:space="preserve"> against you. May use the spell </w:t>
            </w:r>
            <w:r w:rsidDel="00000000" w:rsidR="00000000" w:rsidRPr="00000000">
              <w:rPr>
                <w:rtl w:val="0"/>
              </w:rPr>
              <w:t xml:space="preserve">Animal Friend</w:t>
            </w:r>
            <w:r w:rsidDel="00000000" w:rsidR="00000000" w:rsidRPr="00000000">
              <w:rPr>
                <w:rtl w:val="0"/>
              </w:rPr>
              <w:t xml:space="preserve"> as a Standard Action. Proceed to </w:t>
            </w:r>
            <w:r w:rsidDel="00000000" w:rsidR="00000000" w:rsidRPr="00000000">
              <w:rPr>
                <w:i w:val="1"/>
                <w:rtl w:val="0"/>
              </w:rPr>
              <w:t xml:space="preserve">Profession Lifepath</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pPr>
            <w:r w:rsidDel="00000000" w:rsidR="00000000" w:rsidRPr="00000000">
              <w:rPr>
                <w:rtl w:val="0"/>
              </w:rPr>
              <w:t xml:space="preserve">4-7</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pPr>
            <w:commentRangeStart w:id="0"/>
            <w:commentRangeStart w:id="1"/>
            <w:r w:rsidDel="00000000" w:rsidR="00000000" w:rsidRPr="00000000">
              <w:rPr>
                <w:b w:val="1"/>
                <w:rtl w:val="0"/>
              </w:rPr>
              <w:t xml:space="preserve">Chaos fey:</w:t>
            </w:r>
            <w:r w:rsidDel="00000000" w:rsidR="00000000" w:rsidRPr="00000000">
              <w:rPr>
                <w:rtl w:val="0"/>
              </w:rPr>
              <w:t xml:space="preserve"> You are fearless. Fear based spells are </w:t>
            </w:r>
            <w:r w:rsidDel="00000000" w:rsidR="00000000" w:rsidRPr="00000000">
              <w:rPr>
                <w:i w:val="1"/>
                <w:rtl w:val="0"/>
              </w:rPr>
              <w:t xml:space="preserve">difficult</w:t>
            </w:r>
            <w:r w:rsidDel="00000000" w:rsidR="00000000" w:rsidRPr="00000000">
              <w:rPr>
                <w:rtl w:val="0"/>
              </w:rPr>
              <w:t xml:space="preserve"> against you. Proceed to </w:t>
            </w:r>
            <w:r w:rsidDel="00000000" w:rsidR="00000000" w:rsidRPr="00000000">
              <w:rPr>
                <w:i w:val="1"/>
                <w:rtl w:val="0"/>
              </w:rPr>
              <w:t xml:space="preserve">Profession Lifepath</w:t>
            </w:r>
            <w:r w:rsidDel="00000000" w:rsidR="00000000" w:rsidRPr="00000000">
              <w:rPr>
                <w:rtl w:val="0"/>
              </w:rPr>
              <w:t xml:space="preserve">.</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pPr>
            <w:r w:rsidDel="00000000" w:rsidR="00000000" w:rsidRPr="00000000">
              <w:rPr>
                <w:rtl w:val="0"/>
              </w:rPr>
              <w:t xml:space="preserve">8-10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pPr>
            <w:r w:rsidDel="00000000" w:rsidR="00000000" w:rsidRPr="00000000">
              <w:rPr>
                <w:b w:val="1"/>
                <w:rtl w:val="0"/>
              </w:rPr>
              <w:t xml:space="preserve">Wasteland fey:</w:t>
            </w:r>
            <w:r w:rsidDel="00000000" w:rsidR="00000000" w:rsidRPr="00000000">
              <w:rPr>
                <w:rtl w:val="0"/>
              </w:rPr>
              <w:t xml:space="preserve"> Gain +3% to Survival (Misc. Mod.). Proceed to </w:t>
            </w:r>
            <w:r w:rsidDel="00000000" w:rsidR="00000000" w:rsidRPr="00000000">
              <w:rPr>
                <w:i w:val="1"/>
                <w:rtl w:val="0"/>
              </w:rPr>
              <w:t xml:space="preserve">Profession Lifepath</w:t>
            </w:r>
            <w:r w:rsidDel="00000000" w:rsidR="00000000" w:rsidRPr="00000000">
              <w:rPr>
                <w:rtl w:val="0"/>
              </w:rPr>
              <w:t xml:space="preserve">.</w:t>
            </w:r>
          </w:p>
        </w:tc>
      </w:tr>
    </w:tbl>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pStyle w:val="Heading2"/>
        <w:rPr/>
      </w:pPr>
      <w:bookmarkStart w:colFirst="0" w:colLast="0" w:name="_xn25sl3xe0om" w:id="17"/>
      <w:bookmarkEnd w:id="17"/>
      <w:r w:rsidDel="00000000" w:rsidR="00000000" w:rsidRPr="00000000">
        <w:rPr>
          <w:rtl w:val="0"/>
        </w:rPr>
        <w:t xml:space="preserve">Elven</w:t>
      </w:r>
    </w:p>
    <w:p w:rsidR="00000000" w:rsidDel="00000000" w:rsidP="00000000" w:rsidRDefault="00000000" w:rsidRPr="00000000" w14:paraId="00000134">
      <w:pPr>
        <w:widowControl w:val="0"/>
        <w:rPr>
          <w:sz w:val="20"/>
          <w:szCs w:val="20"/>
        </w:rPr>
      </w:pPr>
      <w:r w:rsidDel="00000000" w:rsidR="00000000" w:rsidRPr="00000000">
        <w:rPr>
          <w:sz w:val="20"/>
          <w:szCs w:val="20"/>
          <w:rtl w:val="0"/>
        </w:rPr>
        <w:t xml:space="preserve">Lifespan: 250 years average</w:t>
        <w:tab/>
        <w:t xml:space="preserve">Height: 6’ 6” average</w:t>
        <w:tab/>
        <w:tab/>
        <w:t xml:space="preserve">Weight: 195 lb average</w:t>
        <w:tab/>
        <w:tab/>
        <w:t xml:space="preserve">Speed: 30</w:t>
      </w:r>
    </w:p>
    <w:p w:rsidR="00000000" w:rsidDel="00000000" w:rsidP="00000000" w:rsidRDefault="00000000" w:rsidRPr="00000000" w14:paraId="00000135">
      <w:pPr>
        <w:widowControl w:val="0"/>
        <w:rPr>
          <w:sz w:val="20"/>
          <w:szCs w:val="20"/>
        </w:rPr>
      </w:pPr>
      <w:r w:rsidDel="00000000" w:rsidR="00000000" w:rsidRPr="00000000">
        <w:rPr>
          <w:rtl w:val="0"/>
        </w:rPr>
      </w:r>
    </w:p>
    <w:p w:rsidR="00000000" w:rsidDel="00000000" w:rsidP="00000000" w:rsidRDefault="00000000" w:rsidRPr="00000000" w14:paraId="00000136">
      <w:pPr>
        <w:widowControl w:val="0"/>
        <w:rPr>
          <w:sz w:val="20"/>
          <w:szCs w:val="20"/>
        </w:rPr>
      </w:pPr>
      <w:r w:rsidDel="00000000" w:rsidR="00000000" w:rsidRPr="00000000">
        <w:rPr>
          <w:b w:val="1"/>
          <w:sz w:val="20"/>
          <w:szCs w:val="20"/>
          <w:rtl w:val="0"/>
        </w:rPr>
        <w:t xml:space="preserve">Common Names: Azera, Ranariel, Entroth, Navarth, Solana, Vindalass, Orfindel, Gilandras</w:t>
      </w:r>
      <w:r w:rsidDel="00000000" w:rsidR="00000000" w:rsidRPr="00000000">
        <w:rPr>
          <w:rtl w:val="0"/>
        </w:rPr>
      </w:r>
    </w:p>
    <w:p w:rsidR="00000000" w:rsidDel="00000000" w:rsidP="00000000" w:rsidRDefault="00000000" w:rsidRPr="00000000" w14:paraId="00000137">
      <w:pPr>
        <w:widowControl w:val="0"/>
        <w:spacing w:after="100" w:lineRule="auto"/>
        <w:rPr>
          <w:sz w:val="20"/>
          <w:szCs w:val="20"/>
        </w:rPr>
      </w:pPr>
      <w:r w:rsidDel="00000000" w:rsidR="00000000" w:rsidRPr="00000000">
        <w:rPr>
          <w:rtl w:val="0"/>
        </w:rPr>
      </w:r>
    </w:p>
    <w:p w:rsidR="00000000" w:rsidDel="00000000" w:rsidP="00000000" w:rsidRDefault="00000000" w:rsidRPr="00000000" w14:paraId="00000138">
      <w:pPr>
        <w:widowControl w:val="0"/>
        <w:spacing w:after="100" w:lineRule="auto"/>
        <w:rPr>
          <w:sz w:val="20"/>
          <w:szCs w:val="20"/>
        </w:rPr>
      </w:pPr>
      <w:r w:rsidDel="00000000" w:rsidR="00000000" w:rsidRPr="00000000">
        <w:rPr>
          <w:sz w:val="20"/>
          <w:szCs w:val="20"/>
          <w:rtl w:val="0"/>
        </w:rPr>
        <w:t xml:space="preserve">Elves have tall, slender bodies averaging 6’5” in height. They may have many different skin and hair colors. Their ears are pointed and their features are far more angular than terans and dworves. They live an average of 250 years.</w:t>
      </w:r>
    </w:p>
    <w:p w:rsidR="00000000" w:rsidDel="00000000" w:rsidP="00000000" w:rsidRDefault="00000000" w:rsidRPr="00000000" w14:paraId="00000139">
      <w:pPr>
        <w:widowControl w:val="0"/>
        <w:spacing w:after="100" w:lineRule="auto"/>
        <w:rPr>
          <w:sz w:val="20"/>
          <w:szCs w:val="20"/>
        </w:rPr>
      </w:pPr>
      <w:r w:rsidDel="00000000" w:rsidR="00000000" w:rsidRPr="00000000">
        <w:rPr>
          <w:sz w:val="20"/>
          <w:szCs w:val="20"/>
          <w:rtl w:val="0"/>
        </w:rPr>
        <w:t xml:space="preserve">The elves vary greatly in culture, but they share some similarities that players should keep in mind. Until recently, elves had not been seen in Atheles for 700 years. When they arrive in teran-populated areas, they are often looked upon with shock and fright. They have an aura that seems alien to terans. This effect fades with time, but wherever they travel, their appearance might cause problems.</w:t>
      </w:r>
    </w:p>
    <w:p w:rsidR="00000000" w:rsidDel="00000000" w:rsidP="00000000" w:rsidRDefault="00000000" w:rsidRPr="00000000" w14:paraId="0000013A">
      <w:pPr>
        <w:widowControl w:val="0"/>
        <w:spacing w:after="100" w:lineRule="auto"/>
        <w:rPr>
          <w:sz w:val="20"/>
          <w:szCs w:val="20"/>
        </w:rPr>
      </w:pPr>
      <w:r w:rsidDel="00000000" w:rsidR="00000000" w:rsidRPr="00000000">
        <w:rPr>
          <w:sz w:val="20"/>
          <w:szCs w:val="20"/>
          <w:rtl w:val="0"/>
        </w:rPr>
        <w:t xml:space="preserve">During the </w:t>
      </w:r>
      <w:r w:rsidDel="00000000" w:rsidR="00000000" w:rsidRPr="00000000">
        <w:rPr>
          <w:i w:val="1"/>
          <w:sz w:val="20"/>
          <w:szCs w:val="20"/>
          <w:rtl w:val="0"/>
        </w:rPr>
        <w:t xml:space="preserve">Disappearance,</w:t>
      </w:r>
      <w:r w:rsidDel="00000000" w:rsidR="00000000" w:rsidRPr="00000000">
        <w:rPr>
          <w:sz w:val="20"/>
          <w:szCs w:val="20"/>
          <w:rtl w:val="0"/>
        </w:rPr>
        <w:t xml:space="preserve"> all elves were pulled into the </w:t>
      </w:r>
      <w:r w:rsidDel="00000000" w:rsidR="00000000" w:rsidRPr="00000000">
        <w:rPr>
          <w:i w:val="1"/>
          <w:sz w:val="20"/>
          <w:szCs w:val="20"/>
          <w:rtl w:val="0"/>
        </w:rPr>
        <w:t xml:space="preserve">In-Between</w:t>
      </w:r>
      <w:r w:rsidDel="00000000" w:rsidR="00000000" w:rsidRPr="00000000">
        <w:rPr>
          <w:sz w:val="20"/>
          <w:szCs w:val="20"/>
          <w:rtl w:val="0"/>
        </w:rPr>
        <w:t xml:space="preserve">, a limbo between worlds. Time moves much slower there, and only 350 years passed for the elves during the 700 years that elapsed in Atheles. During their time in the In-Between, they could see events in Atheles flash by but were unable to interact. The elves now returning to Atheles have found themselves in an unfamiliar world—the home of their ancestors, which they know only from stories passed down by their elders. They find terans strange, and Atheles, which is much more “solid” than the limbo in which they were born, is overwhelming.</w:t>
      </w:r>
    </w:p>
    <w:p w:rsidR="00000000" w:rsidDel="00000000" w:rsidP="00000000" w:rsidRDefault="00000000" w:rsidRPr="00000000" w14:paraId="0000013B">
      <w:pPr>
        <w:widowControl w:val="0"/>
        <w:spacing w:after="100" w:lineRule="auto"/>
        <w:rPr>
          <w:sz w:val="20"/>
          <w:szCs w:val="20"/>
        </w:rPr>
      </w:pPr>
      <w:r w:rsidDel="00000000" w:rsidR="00000000" w:rsidRPr="00000000">
        <w:rPr>
          <w:sz w:val="20"/>
          <w:szCs w:val="20"/>
          <w:rtl w:val="0"/>
        </w:rPr>
        <w:t xml:space="preserve">When playing an elf, it should be remembered that many have spent their lives in a strange, dreamlike place, and are now confronted with a new world with unfamiliar physics. Although the elves are powerful, they are not super-powered and may even suffer some disadvantages—which might offer a number of roleplaying opportunities. For example, elves with low Wisdom might have a hard time understanding the world outside their own culture. They might readily accept magic as normal, even mundane, but using it casually in a teran tavern could cause the locals to rise up against the “demons” and their “wicked ways.”</w:t>
      </w:r>
    </w:p>
    <w:p w:rsidR="00000000" w:rsidDel="00000000" w:rsidP="00000000" w:rsidRDefault="00000000" w:rsidRPr="00000000" w14:paraId="0000013C">
      <w:pPr>
        <w:widowControl w:val="0"/>
        <w:spacing w:after="100" w:lineRule="auto"/>
        <w:rPr>
          <w:sz w:val="20"/>
          <w:szCs w:val="20"/>
        </w:rPr>
      </w:pPr>
      <w:r w:rsidDel="00000000" w:rsidR="00000000" w:rsidRPr="00000000">
        <w:rPr>
          <w:sz w:val="20"/>
          <w:szCs w:val="20"/>
          <w:rtl w:val="0"/>
        </w:rPr>
        <w:t xml:space="preserve">Due to their fey blood, elves cannot use iron without hurting themselves. If an elf wears or uses iron, they take 1d4 damage per hour. Steel causes discomfort such as itching or soreness, but no real damage.</w:t>
      </w:r>
    </w:p>
    <w:p w:rsidR="00000000" w:rsidDel="00000000" w:rsidP="00000000" w:rsidRDefault="00000000" w:rsidRPr="00000000" w14:paraId="0000013D">
      <w:pPr>
        <w:widowControl w:val="0"/>
        <w:rPr/>
      </w:pPr>
      <w:r w:rsidDel="00000000" w:rsidR="00000000" w:rsidRPr="00000000">
        <w:rPr>
          <w:sz w:val="20"/>
          <w:szCs w:val="20"/>
          <w:rtl w:val="0"/>
        </w:rPr>
        <w:t xml:space="preserve">Biology: Elves are harmed by Cold Iron. They have Dark Vision 60’ and require little food or water. They also need only 4 hours of sleep (but still require standard rest to regain health and mana)</w:t>
      </w:r>
      <w:r w:rsidDel="00000000" w:rsidR="00000000" w:rsidRPr="00000000">
        <w:rPr>
          <w:rtl w:val="0"/>
        </w:rPr>
      </w:r>
    </w:p>
    <w:p w:rsidR="00000000" w:rsidDel="00000000" w:rsidP="00000000" w:rsidRDefault="00000000" w:rsidRPr="00000000" w14:paraId="0000013E">
      <w:pPr>
        <w:rPr>
          <w:b w:val="1"/>
        </w:rPr>
      </w:pPr>
      <w:r w:rsidDel="00000000" w:rsidR="00000000" w:rsidRPr="00000000">
        <w:rPr>
          <w:rtl w:val="0"/>
        </w:rPr>
      </w:r>
    </w:p>
    <w:p w:rsidR="00000000" w:rsidDel="00000000" w:rsidP="00000000" w:rsidRDefault="00000000" w:rsidRPr="00000000" w14:paraId="0000013F">
      <w:pPr>
        <w:rPr>
          <w:b w:val="1"/>
        </w:rPr>
      </w:pPr>
      <w:r w:rsidDel="00000000" w:rsidR="00000000" w:rsidRPr="00000000">
        <w:rPr>
          <w:b w:val="1"/>
          <w:rtl w:val="0"/>
        </w:rPr>
        <w:t xml:space="preserve">Choose your elven background or let fate decide:</w:t>
      </w:r>
    </w:p>
    <w:p w:rsidR="00000000" w:rsidDel="00000000" w:rsidP="00000000" w:rsidRDefault="00000000" w:rsidRPr="00000000" w14:paraId="00000140">
      <w:pPr>
        <w:rPr>
          <w:b w:val="1"/>
        </w:rPr>
      </w:pPr>
      <w:r w:rsidDel="00000000" w:rsidR="00000000" w:rsidRPr="00000000">
        <w:rPr>
          <w:rtl w:val="0"/>
        </w:rPr>
      </w:r>
    </w:p>
    <w:p w:rsidR="00000000" w:rsidDel="00000000" w:rsidP="00000000" w:rsidRDefault="00000000" w:rsidRPr="00000000" w14:paraId="00000141">
      <w:pPr>
        <w:rPr>
          <w:b w:val="1"/>
        </w:rPr>
      </w:pPr>
      <w:r w:rsidDel="00000000" w:rsidR="00000000" w:rsidRPr="00000000">
        <w:rPr>
          <w:b w:val="1"/>
          <w:rtl w:val="0"/>
        </w:rPr>
        <w:t xml:space="preserve">Table E1</w:t>
      </w:r>
    </w:p>
    <w:tbl>
      <w:tblPr>
        <w:tblStyle w:val="Table14"/>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9210"/>
        <w:tblGridChange w:id="0">
          <w:tblGrid>
            <w:gridCol w:w="1590"/>
            <w:gridCol w:w="92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b w:val="1"/>
              </w:rPr>
            </w:pPr>
            <w:r w:rsidDel="00000000" w:rsidR="00000000" w:rsidRPr="00000000">
              <w:rPr>
                <w:b w:val="1"/>
                <w:rtl w:val="0"/>
              </w:rPr>
              <w:t xml:space="preserve">Roll 1d6</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b w:val="1"/>
                <w:rtl w:val="0"/>
              </w:rPr>
              <w:t xml:space="preserve">Losvari, the lost elves:</w:t>
            </w:r>
            <w:r w:rsidDel="00000000" w:rsidR="00000000" w:rsidRPr="00000000">
              <w:rPr>
                <w:rtl w:val="0"/>
              </w:rPr>
              <w:t xml:space="preserve"> The Losvari fought in the Great War on the side of Aradan. They were trapped in the In-Between after the war and have just recently returned. Proceed to </w:t>
            </w:r>
            <w:r w:rsidDel="00000000" w:rsidR="00000000" w:rsidRPr="00000000">
              <w:rPr>
                <w:i w:val="1"/>
                <w:rtl w:val="0"/>
              </w:rPr>
              <w:t xml:space="preserve">Table E2</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b w:val="1"/>
                <w:rtl w:val="0"/>
              </w:rPr>
              <w:t xml:space="preserve">Anavari, the wilde elves:</w:t>
            </w:r>
            <w:r w:rsidDel="00000000" w:rsidR="00000000" w:rsidRPr="00000000">
              <w:rPr>
                <w:rtl w:val="0"/>
              </w:rPr>
              <w:t xml:space="preserve"> The Anavari are mainly found in the bushlands between Ish and Endamas, but some tribes have migrated to the Wastelands and further north. Proceed to </w:t>
            </w:r>
            <w:r w:rsidDel="00000000" w:rsidR="00000000" w:rsidRPr="00000000">
              <w:rPr>
                <w:i w:val="1"/>
                <w:rtl w:val="0"/>
              </w:rPr>
              <w:t xml:space="preserve">Table E2</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b w:val="1"/>
                <w:rtl w:val="0"/>
              </w:rPr>
              <w:t xml:space="preserve">Kaelvari, the forest elves:</w:t>
            </w:r>
            <w:r w:rsidDel="00000000" w:rsidR="00000000" w:rsidRPr="00000000">
              <w:rPr>
                <w:rtl w:val="0"/>
              </w:rPr>
              <w:t xml:space="preserve"> The western wood elves. Their time during the Disappearance was more peaceful than most. Proceed to </w:t>
            </w:r>
            <w:r w:rsidDel="00000000" w:rsidR="00000000" w:rsidRPr="00000000">
              <w:rPr>
                <w:i w:val="1"/>
                <w:rtl w:val="0"/>
              </w:rPr>
              <w:t xml:space="preserve">Table E2</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b w:val="1"/>
                <w:rtl w:val="0"/>
              </w:rPr>
              <w:t xml:space="preserve">Alostrovari, the sea elves:</w:t>
            </w:r>
            <w:r w:rsidDel="00000000" w:rsidR="00000000" w:rsidRPr="00000000">
              <w:rPr>
                <w:rtl w:val="0"/>
              </w:rPr>
              <w:t xml:space="preserve"> The elves of the sea. They are rare in the East, but some can be found along the Western coast of the Inner Sea. Proceed to </w:t>
            </w:r>
            <w:r w:rsidDel="00000000" w:rsidR="00000000" w:rsidRPr="00000000">
              <w:rPr>
                <w:i w:val="1"/>
                <w:rtl w:val="0"/>
              </w:rPr>
              <w:t xml:space="preserve">Table E2</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b w:val="1"/>
                <w:rtl w:val="0"/>
              </w:rPr>
              <w:t xml:space="preserve">Evantari, the high elves:</w:t>
            </w:r>
            <w:r w:rsidDel="00000000" w:rsidR="00000000" w:rsidRPr="00000000">
              <w:rPr>
                <w:rtl w:val="0"/>
              </w:rPr>
              <w:t xml:space="preserve"> The Evantari believe themselves above the others. There are no settlements of Evantari in the East, but some may have come here to hunt the Orovari. Proceed to </w:t>
            </w:r>
            <w:r w:rsidDel="00000000" w:rsidR="00000000" w:rsidRPr="00000000">
              <w:rPr>
                <w:i w:val="1"/>
                <w:rtl w:val="0"/>
              </w:rPr>
              <w:t xml:space="preserve">Table E2</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b w:val="1"/>
                <w:rtl w:val="0"/>
              </w:rPr>
              <w:t xml:space="preserve">Orovari, the dark elves:</w:t>
            </w:r>
            <w:r w:rsidDel="00000000" w:rsidR="00000000" w:rsidRPr="00000000">
              <w:rPr>
                <w:rtl w:val="0"/>
              </w:rPr>
              <w:t xml:space="preserve"> These pale skinned elves have been at odds against the other elven cultures as far back as their written history reveals. Since the Return, they have united the clans and begun to migrate south from the cold exiled lands in the far North. Proceed to </w:t>
            </w:r>
            <w:r w:rsidDel="00000000" w:rsidR="00000000" w:rsidRPr="00000000">
              <w:rPr>
                <w:i w:val="1"/>
                <w:rtl w:val="0"/>
              </w:rPr>
              <w:t xml:space="preserve">Table E2</w:t>
            </w:r>
            <w:r w:rsidDel="00000000" w:rsidR="00000000" w:rsidRPr="00000000">
              <w:rPr>
                <w:rtl w:val="0"/>
              </w:rPr>
              <w:t xml:space="preserve">.</w:t>
            </w:r>
          </w:p>
        </w:tc>
      </w:tr>
    </w:tbl>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pStyle w:val="Heading2"/>
        <w:rPr/>
      </w:pPr>
      <w:bookmarkStart w:colFirst="0" w:colLast="0" w:name="_q43nyfw48sig" w:id="18"/>
      <w:bookmarkEnd w:id="18"/>
      <w:r w:rsidDel="00000000" w:rsidR="00000000" w:rsidRPr="00000000">
        <w:rPr>
          <w:rtl w:val="0"/>
        </w:rPr>
        <w:t xml:space="preserve">Elven Heritage Bonus</w:t>
      </w:r>
    </w:p>
    <w:p w:rsidR="00000000" w:rsidDel="00000000" w:rsidP="00000000" w:rsidRDefault="00000000" w:rsidRPr="00000000" w14:paraId="00000152">
      <w:pPr>
        <w:rPr>
          <w:b w:val="1"/>
        </w:rPr>
      </w:pPr>
      <w:r w:rsidDel="00000000" w:rsidR="00000000" w:rsidRPr="00000000">
        <w:rPr>
          <w:b w:val="1"/>
          <w:rtl w:val="0"/>
        </w:rPr>
        <w:t xml:space="preserve">Choose your elven heritage bonus or let fate decide*:</w:t>
      </w:r>
    </w:p>
    <w:p w:rsidR="00000000" w:rsidDel="00000000" w:rsidP="00000000" w:rsidRDefault="00000000" w:rsidRPr="00000000" w14:paraId="00000153">
      <w:pPr>
        <w:rPr>
          <w:b w:val="1"/>
        </w:rPr>
      </w:pPr>
      <w:r w:rsidDel="00000000" w:rsidR="00000000" w:rsidRPr="00000000">
        <w:rPr>
          <w:rtl w:val="0"/>
        </w:rPr>
      </w:r>
    </w:p>
    <w:p w:rsidR="00000000" w:rsidDel="00000000" w:rsidP="00000000" w:rsidRDefault="00000000" w:rsidRPr="00000000" w14:paraId="00000154">
      <w:pPr>
        <w:rPr/>
      </w:pPr>
      <w:r w:rsidDel="00000000" w:rsidR="00000000" w:rsidRPr="00000000">
        <w:rPr>
          <w:b w:val="1"/>
          <w:rtl w:val="0"/>
        </w:rPr>
        <w:t xml:space="preserve">Table E2</w:t>
      </w:r>
      <w:r w:rsidDel="00000000" w:rsidR="00000000" w:rsidRPr="00000000">
        <w:rPr>
          <w:rtl w:val="0"/>
        </w:rPr>
      </w:r>
    </w:p>
    <w:tbl>
      <w:tblPr>
        <w:tblStyle w:val="Table15"/>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9150"/>
        <w:tblGridChange w:id="0">
          <w:tblGrid>
            <w:gridCol w:w="1650"/>
            <w:gridCol w:w="91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pPr>
            <w:r w:rsidDel="00000000" w:rsidR="00000000" w:rsidRPr="00000000">
              <w:rPr>
                <w:rtl w:val="0"/>
              </w:rPr>
              <w:t xml:space="preserve">Roll 1d6</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after="100" w:lineRule="auto"/>
              <w:rPr/>
            </w:pPr>
            <w:r w:rsidDel="00000000" w:rsidR="00000000" w:rsidRPr="00000000">
              <w:rPr>
                <w:b w:val="1"/>
                <w:rtl w:val="0"/>
              </w:rPr>
              <w:t xml:space="preserve">Alostrovari:</w:t>
            </w:r>
            <w:r w:rsidDel="00000000" w:rsidR="00000000" w:rsidRPr="00000000">
              <w:rPr>
                <w:rtl w:val="0"/>
              </w:rPr>
              <w:t xml:space="preserve"> Seafaring (once per day, when on a boat, you may reroll a skill check). Proceed to </w:t>
            </w:r>
            <w:r w:rsidDel="00000000" w:rsidR="00000000" w:rsidRPr="00000000">
              <w:rPr>
                <w:i w:val="1"/>
                <w:rtl w:val="0"/>
              </w:rPr>
              <w:t xml:space="preserve">Profession Lifepath</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after="100" w:lineRule="auto"/>
              <w:rPr/>
            </w:pPr>
            <w:r w:rsidDel="00000000" w:rsidR="00000000" w:rsidRPr="00000000">
              <w:rPr>
                <w:b w:val="1"/>
                <w:rtl w:val="0"/>
              </w:rPr>
              <w:t xml:space="preserve">Anarvari:</w:t>
            </w:r>
            <w:r w:rsidDel="00000000" w:rsidR="00000000" w:rsidRPr="00000000">
              <w:rPr>
                <w:rtl w:val="0"/>
              </w:rPr>
              <w:t xml:space="preserve"> Forager (once per day, when in the wilderness, you may reroll a skill check). Proceed to </w:t>
            </w:r>
            <w:r w:rsidDel="00000000" w:rsidR="00000000" w:rsidRPr="00000000">
              <w:rPr>
                <w:i w:val="1"/>
                <w:rtl w:val="0"/>
              </w:rPr>
              <w:t xml:space="preserve">Profession Lifepath</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after="100" w:lineRule="auto"/>
              <w:rPr/>
            </w:pPr>
            <w:r w:rsidDel="00000000" w:rsidR="00000000" w:rsidRPr="00000000">
              <w:rPr>
                <w:b w:val="1"/>
                <w:rtl w:val="0"/>
              </w:rPr>
              <w:t xml:space="preserve">Evantari:</w:t>
            </w:r>
            <w:r w:rsidDel="00000000" w:rsidR="00000000" w:rsidRPr="00000000">
              <w:rPr>
                <w:rtl w:val="0"/>
              </w:rPr>
              <w:t xml:space="preserve"> Dazeless, mind controlling spells are </w:t>
            </w:r>
            <w:r w:rsidDel="00000000" w:rsidR="00000000" w:rsidRPr="00000000">
              <w:rPr>
                <w:i w:val="1"/>
                <w:rtl w:val="0"/>
              </w:rPr>
              <w:t xml:space="preserve">difficult</w:t>
            </w:r>
            <w:r w:rsidDel="00000000" w:rsidR="00000000" w:rsidRPr="00000000">
              <w:rPr>
                <w:rtl w:val="0"/>
              </w:rPr>
              <w:t xml:space="preserve"> against you. Proceed to </w:t>
            </w:r>
            <w:r w:rsidDel="00000000" w:rsidR="00000000" w:rsidRPr="00000000">
              <w:rPr>
                <w:i w:val="1"/>
                <w:rtl w:val="0"/>
              </w:rPr>
              <w:t xml:space="preserve">Profession Lifepath</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after="100" w:lineRule="auto"/>
              <w:rPr/>
            </w:pPr>
            <w:r w:rsidDel="00000000" w:rsidR="00000000" w:rsidRPr="00000000">
              <w:rPr>
                <w:b w:val="1"/>
                <w:rtl w:val="0"/>
              </w:rPr>
              <w:t xml:space="preserve">Kaelvari:</w:t>
            </w:r>
            <w:r w:rsidDel="00000000" w:rsidR="00000000" w:rsidRPr="00000000">
              <w:rPr>
                <w:rtl w:val="0"/>
              </w:rPr>
              <w:t xml:space="preserve"> Fleet of Foot (in the forest, you move across difficult terrain at normal speed). Proceed to </w:t>
            </w:r>
            <w:r w:rsidDel="00000000" w:rsidR="00000000" w:rsidRPr="00000000">
              <w:rPr>
                <w:i w:val="1"/>
                <w:rtl w:val="0"/>
              </w:rPr>
              <w:t xml:space="preserve">Profession Lifepath</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after="100" w:lineRule="auto"/>
              <w:rPr/>
            </w:pPr>
            <w:r w:rsidDel="00000000" w:rsidR="00000000" w:rsidRPr="00000000">
              <w:rPr>
                <w:b w:val="1"/>
                <w:rtl w:val="0"/>
              </w:rPr>
              <w:t xml:space="preserve">Losvari:</w:t>
            </w:r>
            <w:r w:rsidDel="00000000" w:rsidR="00000000" w:rsidRPr="00000000">
              <w:rPr>
                <w:rtl w:val="0"/>
              </w:rPr>
              <w:t xml:space="preserve"> Demon Sense (+10% knowledge checks about the Navirim, the In-between,  and its inhabitants). Proceed to </w:t>
            </w:r>
            <w:r w:rsidDel="00000000" w:rsidR="00000000" w:rsidRPr="00000000">
              <w:rPr>
                <w:i w:val="1"/>
                <w:rtl w:val="0"/>
              </w:rPr>
              <w:t xml:space="preserve">Profession Lifepath</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after="100" w:lineRule="auto"/>
              <w:rPr/>
            </w:pPr>
            <w:r w:rsidDel="00000000" w:rsidR="00000000" w:rsidRPr="00000000">
              <w:rPr>
                <w:b w:val="1"/>
                <w:rtl w:val="0"/>
              </w:rPr>
              <w:t xml:space="preserve">Orovari:</w:t>
            </w:r>
            <w:r w:rsidDel="00000000" w:rsidR="00000000" w:rsidRPr="00000000">
              <w:rPr>
                <w:rtl w:val="0"/>
              </w:rPr>
              <w:t xml:space="preserve"> Gain +3% to Survival (Misc. Mod.) and +3% knowledge checks about nature. Proceed to </w:t>
            </w:r>
            <w:r w:rsidDel="00000000" w:rsidR="00000000" w:rsidRPr="00000000">
              <w:rPr>
                <w:i w:val="1"/>
                <w:rtl w:val="0"/>
              </w:rPr>
              <w:t xml:space="preserve">Profession Lifepath</w:t>
            </w:r>
            <w:r w:rsidDel="00000000" w:rsidR="00000000" w:rsidRPr="00000000">
              <w:rPr>
                <w:rtl w:val="0"/>
              </w:rPr>
              <w:t xml:space="preserve">.</w:t>
            </w:r>
          </w:p>
        </w:tc>
      </w:tr>
    </w:tbl>
    <w:p w:rsidR="00000000" w:rsidDel="00000000" w:rsidP="00000000" w:rsidRDefault="00000000" w:rsidRPr="00000000" w14:paraId="00000163">
      <w:pPr>
        <w:rPr/>
      </w:pPr>
      <w:r w:rsidDel="00000000" w:rsidR="00000000" w:rsidRPr="00000000">
        <w:rPr>
          <w:i w:val="1"/>
          <w:rtl w:val="0"/>
        </w:rPr>
        <w:t xml:space="preserve">*Your heritage bonus does not have to match your background. For example, you could be a Losvari elf who was raised by the Orovari.</w:t>
      </w:r>
      <w:r w:rsidDel="00000000" w:rsidR="00000000" w:rsidRPr="00000000">
        <w:rPr>
          <w:rtl w:val="0"/>
        </w:rPr>
      </w:r>
    </w:p>
    <w:p w:rsidR="00000000" w:rsidDel="00000000" w:rsidP="00000000" w:rsidRDefault="00000000" w:rsidRPr="00000000" w14:paraId="00000164">
      <w:pPr>
        <w:pStyle w:val="Heading1"/>
        <w:spacing w:after="180" w:before="240" w:lineRule="auto"/>
        <w:rPr/>
      </w:pPr>
      <w:bookmarkStart w:colFirst="0" w:colLast="0" w:name="_yx44l9okiqpa" w:id="19"/>
      <w:bookmarkEnd w:id="19"/>
      <w:r w:rsidDel="00000000" w:rsidR="00000000" w:rsidRPr="00000000">
        <w:rPr>
          <w:rtl w:val="0"/>
        </w:rPr>
        <w:t xml:space="preserve">Profession and Archetype Lifepath</w:t>
      </w:r>
    </w:p>
    <w:p w:rsidR="00000000" w:rsidDel="00000000" w:rsidP="00000000" w:rsidRDefault="00000000" w:rsidRPr="00000000" w14:paraId="00000165">
      <w:pPr>
        <w:rPr/>
      </w:pPr>
      <w:r w:rsidDel="00000000" w:rsidR="00000000" w:rsidRPr="00000000">
        <w:rPr>
          <w:rtl w:val="0"/>
        </w:rPr>
        <w:t xml:space="preserve">Here, you decide what skills, special abilities, and training your character has had. Your character's Profession defines their main Skills, and Talents that define your character Archetypes. After Character Creation, your Skills and Talents grow as you use them and as you adventure. You can make your character by choosing (or randomly rolling) a Profession and choosing an Archetype that complements your Profession Skills, or vice versa, choosing an Archetype (Warrior, Expert, Mage) and then picking a Profession that is applicable. </w:t>
      </w:r>
      <w:r w:rsidDel="00000000" w:rsidR="00000000" w:rsidRPr="00000000">
        <w:rPr>
          <w:rtl w:val="0"/>
        </w:rPr>
        <w:t xml:space="preserve">Each Profession will have a suggested Archetype and </w:t>
      </w:r>
      <w:r w:rsidDel="00000000" w:rsidR="00000000" w:rsidRPr="00000000">
        <w:rPr>
          <w:rtl w:val="0"/>
        </w:rPr>
        <w:t xml:space="preserve">Characteristics, which are listed in the Professions List.</w:t>
      </w:r>
    </w:p>
    <w:p w:rsidR="00000000" w:rsidDel="00000000" w:rsidP="00000000" w:rsidRDefault="00000000" w:rsidRPr="00000000" w14:paraId="00000166">
      <w:pPr>
        <w:pStyle w:val="Heading2"/>
        <w:rPr/>
      </w:pPr>
      <w:bookmarkStart w:colFirst="0" w:colLast="0" w:name="_hp5i6ek1mfy9" w:id="20"/>
      <w:bookmarkEnd w:id="20"/>
      <w:r w:rsidDel="00000000" w:rsidR="00000000" w:rsidRPr="00000000">
        <w:rPr>
          <w:rtl w:val="0"/>
        </w:rPr>
        <w:t xml:space="preserve">Profession</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Your profession could be your current work, an old trade, or even just training you received when you were younger. Your profession determines your primary skills as well as your initial equipment.</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b w:val="1"/>
          <w:rtl w:val="0"/>
        </w:rPr>
        <w:t xml:space="preserve">Choose your profession or let fate decide:</w:t>
      </w:r>
      <w:r w:rsidDel="00000000" w:rsidR="00000000" w:rsidRPr="00000000">
        <w:rPr>
          <w:rtl w:val="0"/>
        </w:rPr>
        <w:br w:type="textWrapping"/>
      </w:r>
    </w:p>
    <w:tbl>
      <w:tblPr>
        <w:tblStyle w:val="Table16"/>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2685"/>
        <w:gridCol w:w="2040"/>
        <w:gridCol w:w="4545"/>
        <w:tblGridChange w:id="0">
          <w:tblGrid>
            <w:gridCol w:w="1530"/>
            <w:gridCol w:w="2685"/>
            <w:gridCol w:w="2040"/>
            <w:gridCol w:w="4545"/>
          </w:tblGrid>
        </w:tblGridChange>
      </w:tblGrid>
      <w:tr>
        <w:trPr>
          <w:cantSplit w:val="0"/>
          <w:trHeight w:val="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b w:val="1"/>
                <w:rtl w:val="0"/>
              </w:rPr>
              <w:t xml:space="preserve">Roll 1d100</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jc w:val="center"/>
              <w:rPr>
                <w:sz w:val="20"/>
                <w:szCs w:val="20"/>
              </w:rPr>
            </w:pPr>
            <w:r w:rsidDel="00000000" w:rsidR="00000000" w:rsidRPr="00000000">
              <w:rPr>
                <w:b w:val="1"/>
                <w:rtl w:val="0"/>
              </w:rPr>
              <w:t xml:space="preserve">Profession</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jc w:val="center"/>
              <w:rPr>
                <w:sz w:val="20"/>
                <w:szCs w:val="20"/>
              </w:rPr>
            </w:pPr>
            <w:r w:rsidDel="00000000" w:rsidR="00000000" w:rsidRPr="00000000">
              <w:rPr>
                <w:b w:val="1"/>
                <w:rtl w:val="0"/>
              </w:rPr>
              <w:t xml:space="preserve">Rarity</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jc w:val="center"/>
              <w:rPr>
                <w:sz w:val="20"/>
                <w:szCs w:val="20"/>
              </w:rPr>
            </w:pPr>
            <w:r w:rsidDel="00000000" w:rsidR="00000000" w:rsidRPr="00000000">
              <w:rPr>
                <w:b w:val="1"/>
                <w:rtl w:val="0"/>
              </w:rPr>
              <w:t xml:space="preserve">Suggested Archetypes</w:t>
            </w:r>
            <w:r w:rsidDel="00000000" w:rsidR="00000000" w:rsidRPr="00000000">
              <w:rPr>
                <w:rtl w:val="0"/>
              </w:rPr>
            </w:r>
          </w:p>
        </w:tc>
      </w:tr>
      <w:tr>
        <w:trPr>
          <w:cantSplit w:val="0"/>
          <w:trHeight w:val="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jc w:val="center"/>
              <w:rPr>
                <w:sz w:val="20"/>
                <w:szCs w:val="20"/>
              </w:rPr>
            </w:pPr>
            <w:r w:rsidDel="00000000" w:rsidR="00000000" w:rsidRPr="00000000">
              <w:rPr>
                <w:rtl w:val="0"/>
              </w:rPr>
              <w:t xml:space="preserve">1-2</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rPr>
                <w:sz w:val="20"/>
                <w:szCs w:val="20"/>
              </w:rPr>
            </w:pPr>
            <w:r w:rsidDel="00000000" w:rsidR="00000000" w:rsidRPr="00000000">
              <w:rPr>
                <w:rtl w:val="0"/>
              </w:rPr>
              <w:t xml:space="preserve">Crafter</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rPr>
                <w:sz w:val="20"/>
                <w:szCs w:val="20"/>
              </w:rPr>
            </w:pPr>
            <w:r w:rsidDel="00000000" w:rsidR="00000000" w:rsidRPr="00000000">
              <w:rPr>
                <w:rtl w:val="0"/>
              </w:rPr>
              <w:t xml:space="preserve">Very Common</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rPr>
                <w:sz w:val="20"/>
                <w:szCs w:val="20"/>
              </w:rPr>
            </w:pPr>
            <w:r w:rsidDel="00000000" w:rsidR="00000000" w:rsidRPr="00000000">
              <w:rPr>
                <w:rtl w:val="0"/>
              </w:rPr>
              <w:t xml:space="preserve">Expert</w:t>
            </w:r>
            <w:r w:rsidDel="00000000" w:rsidR="00000000" w:rsidRPr="00000000">
              <w:rPr>
                <w:rtl w:val="0"/>
              </w:rPr>
            </w:r>
          </w:p>
        </w:tc>
      </w:tr>
      <w:tr>
        <w:trPr>
          <w:cantSplit w:val="0"/>
          <w:trHeight w:val="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jc w:val="center"/>
              <w:rPr>
                <w:sz w:val="20"/>
                <w:szCs w:val="20"/>
              </w:rPr>
            </w:pPr>
            <w:r w:rsidDel="00000000" w:rsidR="00000000" w:rsidRPr="00000000">
              <w:rPr>
                <w:rtl w:val="0"/>
              </w:rPr>
              <w:t xml:space="preserve">3-4</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rPr>
                <w:sz w:val="20"/>
                <w:szCs w:val="20"/>
              </w:rPr>
            </w:pPr>
            <w:r w:rsidDel="00000000" w:rsidR="00000000" w:rsidRPr="00000000">
              <w:rPr>
                <w:rtl w:val="0"/>
              </w:rPr>
              <w:t xml:space="preserve">Farmer</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rPr>
                <w:sz w:val="20"/>
                <w:szCs w:val="20"/>
              </w:rPr>
            </w:pPr>
            <w:r w:rsidDel="00000000" w:rsidR="00000000" w:rsidRPr="00000000">
              <w:rPr>
                <w:rtl w:val="0"/>
              </w:rPr>
              <w:t xml:space="preserve">Very Common</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rPr>
                <w:sz w:val="20"/>
                <w:szCs w:val="20"/>
              </w:rPr>
            </w:pPr>
            <w:r w:rsidDel="00000000" w:rsidR="00000000" w:rsidRPr="00000000">
              <w:rPr>
                <w:rtl w:val="0"/>
              </w:rPr>
              <w:t xml:space="preserve">Expert</w:t>
            </w:r>
            <w:r w:rsidDel="00000000" w:rsidR="00000000" w:rsidRPr="00000000">
              <w:rPr>
                <w:rtl w:val="0"/>
              </w:rPr>
            </w:r>
          </w:p>
        </w:tc>
      </w:tr>
      <w:tr>
        <w:trPr>
          <w:cantSplit w:val="0"/>
          <w:trHeight w:val="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jc w:val="center"/>
              <w:rPr>
                <w:sz w:val="20"/>
                <w:szCs w:val="20"/>
              </w:rPr>
            </w:pPr>
            <w:r w:rsidDel="00000000" w:rsidR="00000000" w:rsidRPr="00000000">
              <w:rPr>
                <w:rtl w:val="0"/>
              </w:rPr>
              <w:t xml:space="preserve">5-6</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rPr>
                <w:sz w:val="20"/>
                <w:szCs w:val="20"/>
              </w:rPr>
            </w:pPr>
            <w:r w:rsidDel="00000000" w:rsidR="00000000" w:rsidRPr="00000000">
              <w:rPr>
                <w:rtl w:val="0"/>
              </w:rPr>
              <w:t xml:space="preserve">Herder</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rPr>
                <w:sz w:val="20"/>
                <w:szCs w:val="20"/>
              </w:rPr>
            </w:pPr>
            <w:r w:rsidDel="00000000" w:rsidR="00000000" w:rsidRPr="00000000">
              <w:rPr>
                <w:rtl w:val="0"/>
              </w:rPr>
              <w:t xml:space="preserve">Very Common</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rPr>
                <w:sz w:val="20"/>
                <w:szCs w:val="20"/>
              </w:rPr>
            </w:pPr>
            <w:r w:rsidDel="00000000" w:rsidR="00000000" w:rsidRPr="00000000">
              <w:rPr>
                <w:rtl w:val="0"/>
              </w:rPr>
              <w:t xml:space="preserve">Expert, Warrior</w:t>
            </w:r>
            <w:r w:rsidDel="00000000" w:rsidR="00000000" w:rsidRPr="00000000">
              <w:rPr>
                <w:rtl w:val="0"/>
              </w:rPr>
            </w:r>
          </w:p>
        </w:tc>
      </w:tr>
      <w:tr>
        <w:trPr>
          <w:cantSplit w:val="0"/>
          <w:trHeight w:val="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jc w:val="center"/>
              <w:rPr>
                <w:sz w:val="20"/>
                <w:szCs w:val="20"/>
              </w:rPr>
            </w:pPr>
            <w:r w:rsidDel="00000000" w:rsidR="00000000" w:rsidRPr="00000000">
              <w:rPr>
                <w:rtl w:val="0"/>
              </w:rPr>
              <w:t xml:space="preserve">7-11</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rPr>
                <w:sz w:val="20"/>
                <w:szCs w:val="20"/>
              </w:rPr>
            </w:pPr>
            <w:r w:rsidDel="00000000" w:rsidR="00000000" w:rsidRPr="00000000">
              <w:rPr>
                <w:rtl w:val="0"/>
              </w:rPr>
              <w:t xml:space="preserve">Hunter</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rPr>
                <w:sz w:val="20"/>
                <w:szCs w:val="20"/>
              </w:rPr>
            </w:pPr>
            <w:r w:rsidDel="00000000" w:rsidR="00000000" w:rsidRPr="00000000">
              <w:rPr>
                <w:rtl w:val="0"/>
              </w:rPr>
              <w:t xml:space="preserve">Very Common</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rPr>
                <w:sz w:val="20"/>
                <w:szCs w:val="20"/>
              </w:rPr>
            </w:pPr>
            <w:r w:rsidDel="00000000" w:rsidR="00000000" w:rsidRPr="00000000">
              <w:rPr>
                <w:rtl w:val="0"/>
              </w:rPr>
              <w:t xml:space="preserve">Expert</w:t>
            </w:r>
            <w:r w:rsidDel="00000000" w:rsidR="00000000" w:rsidRPr="00000000">
              <w:rPr>
                <w:rtl w:val="0"/>
              </w:rPr>
            </w:r>
          </w:p>
        </w:tc>
      </w:tr>
      <w:tr>
        <w:trPr>
          <w:cantSplit w:val="0"/>
          <w:trHeight w:val="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jc w:val="center"/>
              <w:rPr>
                <w:sz w:val="20"/>
                <w:szCs w:val="20"/>
              </w:rPr>
            </w:pPr>
            <w:r w:rsidDel="00000000" w:rsidR="00000000" w:rsidRPr="00000000">
              <w:rPr>
                <w:rtl w:val="0"/>
              </w:rPr>
              <w:t xml:space="preserve">12-17</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rPr>
                <w:sz w:val="20"/>
                <w:szCs w:val="20"/>
              </w:rPr>
            </w:pPr>
            <w:r w:rsidDel="00000000" w:rsidR="00000000" w:rsidRPr="00000000">
              <w:rPr>
                <w:rtl w:val="0"/>
              </w:rPr>
              <w:t xml:space="preserve">Laborer</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rPr>
                <w:sz w:val="20"/>
                <w:szCs w:val="20"/>
              </w:rPr>
            </w:pPr>
            <w:r w:rsidDel="00000000" w:rsidR="00000000" w:rsidRPr="00000000">
              <w:rPr>
                <w:rtl w:val="0"/>
              </w:rPr>
              <w:t xml:space="preserve">Very Common</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rPr>
                <w:sz w:val="20"/>
                <w:szCs w:val="20"/>
              </w:rPr>
            </w:pPr>
            <w:r w:rsidDel="00000000" w:rsidR="00000000" w:rsidRPr="00000000">
              <w:rPr>
                <w:rtl w:val="0"/>
              </w:rPr>
              <w:t xml:space="preserve">Expert, Warrior</w:t>
            </w:r>
            <w:r w:rsidDel="00000000" w:rsidR="00000000" w:rsidRPr="00000000">
              <w:rPr>
                <w:rtl w:val="0"/>
              </w:rPr>
            </w:r>
          </w:p>
        </w:tc>
      </w:tr>
      <w:tr>
        <w:trPr>
          <w:cantSplit w:val="0"/>
          <w:trHeight w:val="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jc w:val="center"/>
              <w:rPr>
                <w:sz w:val="20"/>
                <w:szCs w:val="20"/>
              </w:rPr>
            </w:pPr>
            <w:r w:rsidDel="00000000" w:rsidR="00000000" w:rsidRPr="00000000">
              <w:rPr>
                <w:rtl w:val="0"/>
              </w:rPr>
              <w:t xml:space="preserve">18-20</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rPr>
                <w:sz w:val="20"/>
                <w:szCs w:val="20"/>
              </w:rPr>
            </w:pPr>
            <w:r w:rsidDel="00000000" w:rsidR="00000000" w:rsidRPr="00000000">
              <w:rPr>
                <w:rtl w:val="0"/>
              </w:rPr>
              <w:t xml:space="preserve">Servant</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rPr>
                <w:sz w:val="20"/>
                <w:szCs w:val="20"/>
              </w:rPr>
            </w:pPr>
            <w:r w:rsidDel="00000000" w:rsidR="00000000" w:rsidRPr="00000000">
              <w:rPr>
                <w:rtl w:val="0"/>
              </w:rPr>
              <w:t xml:space="preserve">Very Common</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rPr>
                <w:sz w:val="20"/>
                <w:szCs w:val="20"/>
              </w:rPr>
            </w:pPr>
            <w:r w:rsidDel="00000000" w:rsidR="00000000" w:rsidRPr="00000000">
              <w:rPr>
                <w:rtl w:val="0"/>
              </w:rPr>
              <w:t xml:space="preserve">Expert</w:t>
            </w:r>
            <w:r w:rsidDel="00000000" w:rsidR="00000000" w:rsidRPr="00000000">
              <w:rPr>
                <w:rtl w:val="0"/>
              </w:rPr>
            </w:r>
          </w:p>
        </w:tc>
      </w:tr>
      <w:tr>
        <w:trPr>
          <w:cantSplit w:val="0"/>
          <w:trHeight w:val="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jc w:val="center"/>
              <w:rPr>
                <w:sz w:val="20"/>
                <w:szCs w:val="20"/>
              </w:rPr>
            </w:pPr>
            <w:r w:rsidDel="00000000" w:rsidR="00000000" w:rsidRPr="00000000">
              <w:rPr>
                <w:rtl w:val="0"/>
              </w:rPr>
              <w:t xml:space="preserve">21-23</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rPr>
                <w:sz w:val="20"/>
                <w:szCs w:val="20"/>
              </w:rPr>
            </w:pPr>
            <w:r w:rsidDel="00000000" w:rsidR="00000000" w:rsidRPr="00000000">
              <w:rPr>
                <w:rtl w:val="0"/>
              </w:rPr>
              <w:t xml:space="preserve">Soldier</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rPr>
                <w:sz w:val="20"/>
                <w:szCs w:val="20"/>
              </w:rPr>
            </w:pPr>
            <w:r w:rsidDel="00000000" w:rsidR="00000000" w:rsidRPr="00000000">
              <w:rPr>
                <w:rtl w:val="0"/>
              </w:rPr>
              <w:t xml:space="preserve">Very Common</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rPr>
                <w:sz w:val="20"/>
                <w:szCs w:val="20"/>
              </w:rPr>
            </w:pPr>
            <w:r w:rsidDel="00000000" w:rsidR="00000000" w:rsidRPr="00000000">
              <w:rPr>
                <w:rtl w:val="0"/>
              </w:rPr>
              <w:t xml:space="preserve">Warrior</w:t>
            </w:r>
            <w:r w:rsidDel="00000000" w:rsidR="00000000" w:rsidRPr="00000000">
              <w:rPr>
                <w:rtl w:val="0"/>
              </w:rPr>
            </w:r>
          </w:p>
        </w:tc>
      </w:tr>
      <w:tr>
        <w:trPr>
          <w:cantSplit w:val="0"/>
          <w:trHeight w:val="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jc w:val="center"/>
              <w:rPr>
                <w:sz w:val="20"/>
                <w:szCs w:val="20"/>
              </w:rPr>
            </w:pPr>
            <w:r w:rsidDel="00000000" w:rsidR="00000000" w:rsidRPr="00000000">
              <w:rPr>
                <w:rtl w:val="0"/>
              </w:rPr>
              <w:t xml:space="preserve">24-26</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rPr>
                <w:sz w:val="20"/>
                <w:szCs w:val="20"/>
              </w:rPr>
            </w:pPr>
            <w:r w:rsidDel="00000000" w:rsidR="00000000" w:rsidRPr="00000000">
              <w:rPr>
                <w:rtl w:val="0"/>
              </w:rPr>
              <w:t xml:space="preserve">Warrior</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rPr>
                <w:sz w:val="20"/>
                <w:szCs w:val="20"/>
              </w:rPr>
            </w:pPr>
            <w:r w:rsidDel="00000000" w:rsidR="00000000" w:rsidRPr="00000000">
              <w:rPr>
                <w:rtl w:val="0"/>
              </w:rPr>
              <w:t xml:space="preserve">Very Common</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rPr>
                <w:sz w:val="20"/>
                <w:szCs w:val="20"/>
              </w:rPr>
            </w:pPr>
            <w:r w:rsidDel="00000000" w:rsidR="00000000" w:rsidRPr="00000000">
              <w:rPr>
                <w:rtl w:val="0"/>
              </w:rPr>
              <w:t xml:space="preserve">Warrior</w:t>
            </w:r>
            <w:r w:rsidDel="00000000" w:rsidR="00000000" w:rsidRPr="00000000">
              <w:rPr>
                <w:rtl w:val="0"/>
              </w:rPr>
            </w:r>
          </w:p>
        </w:tc>
      </w:tr>
      <w:tr>
        <w:trPr>
          <w:cantSplit w:val="0"/>
          <w:trHeight w:val="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jc w:val="center"/>
              <w:rPr>
                <w:sz w:val="20"/>
                <w:szCs w:val="20"/>
              </w:rPr>
            </w:pPr>
            <w:r w:rsidDel="00000000" w:rsidR="00000000" w:rsidRPr="00000000">
              <w:rPr>
                <w:rtl w:val="0"/>
              </w:rPr>
              <w:t xml:space="preserve">27-29</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rPr>
                <w:sz w:val="20"/>
                <w:szCs w:val="20"/>
              </w:rPr>
            </w:pPr>
            <w:r w:rsidDel="00000000" w:rsidR="00000000" w:rsidRPr="00000000">
              <w:rPr>
                <w:rtl w:val="0"/>
              </w:rPr>
              <w:t xml:space="preserve">Begger</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rPr>
                <w:sz w:val="20"/>
                <w:szCs w:val="20"/>
              </w:rPr>
            </w:pPr>
            <w:r w:rsidDel="00000000" w:rsidR="00000000" w:rsidRPr="00000000">
              <w:rPr>
                <w:rtl w:val="0"/>
              </w:rPr>
              <w:t xml:space="preserve">Common</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rPr>
                <w:sz w:val="20"/>
                <w:szCs w:val="20"/>
              </w:rPr>
            </w:pPr>
            <w:r w:rsidDel="00000000" w:rsidR="00000000" w:rsidRPr="00000000">
              <w:rPr>
                <w:rtl w:val="0"/>
              </w:rPr>
              <w:t xml:space="preserve">Expert</w:t>
            </w:r>
            <w:r w:rsidDel="00000000" w:rsidR="00000000" w:rsidRPr="00000000">
              <w:rPr>
                <w:rtl w:val="0"/>
              </w:rPr>
            </w:r>
          </w:p>
        </w:tc>
      </w:tr>
      <w:tr>
        <w:trPr>
          <w:cantSplit w:val="0"/>
          <w:trHeight w:val="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jc w:val="center"/>
              <w:rPr>
                <w:sz w:val="20"/>
                <w:szCs w:val="20"/>
              </w:rPr>
            </w:pPr>
            <w:r w:rsidDel="00000000" w:rsidR="00000000" w:rsidRPr="00000000">
              <w:rPr>
                <w:rtl w:val="0"/>
              </w:rPr>
              <w:t xml:space="preserve">30-37</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rPr>
                <w:sz w:val="20"/>
                <w:szCs w:val="20"/>
              </w:rPr>
            </w:pPr>
            <w:r w:rsidDel="00000000" w:rsidR="00000000" w:rsidRPr="00000000">
              <w:rPr>
                <w:rtl w:val="0"/>
              </w:rPr>
              <w:t xml:space="preserve">Criminal</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rPr>
                <w:sz w:val="20"/>
                <w:szCs w:val="20"/>
              </w:rPr>
            </w:pPr>
            <w:r w:rsidDel="00000000" w:rsidR="00000000" w:rsidRPr="00000000">
              <w:rPr>
                <w:rtl w:val="0"/>
              </w:rPr>
              <w:t xml:space="preserve">Common</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rPr>
                <w:sz w:val="20"/>
                <w:szCs w:val="20"/>
              </w:rPr>
            </w:pPr>
            <w:r w:rsidDel="00000000" w:rsidR="00000000" w:rsidRPr="00000000">
              <w:rPr>
                <w:rtl w:val="0"/>
              </w:rPr>
              <w:t xml:space="preserve">Expert</w:t>
            </w:r>
            <w:r w:rsidDel="00000000" w:rsidR="00000000" w:rsidRPr="00000000">
              <w:rPr>
                <w:rtl w:val="0"/>
              </w:rPr>
            </w:r>
          </w:p>
        </w:tc>
      </w:tr>
      <w:tr>
        <w:trPr>
          <w:cantSplit w:val="0"/>
          <w:trHeight w:val="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jc w:val="center"/>
              <w:rPr>
                <w:sz w:val="20"/>
                <w:szCs w:val="20"/>
              </w:rPr>
            </w:pPr>
            <w:r w:rsidDel="00000000" w:rsidR="00000000" w:rsidRPr="00000000">
              <w:rPr>
                <w:rtl w:val="0"/>
              </w:rPr>
              <w:t xml:space="preserve">38-40</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rPr>
                <w:sz w:val="20"/>
                <w:szCs w:val="20"/>
              </w:rPr>
            </w:pPr>
            <w:r w:rsidDel="00000000" w:rsidR="00000000" w:rsidRPr="00000000">
              <w:rPr>
                <w:rtl w:val="0"/>
              </w:rPr>
              <w:t xml:space="preserve">Detective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rPr>
                <w:sz w:val="20"/>
                <w:szCs w:val="20"/>
              </w:rPr>
            </w:pPr>
            <w:r w:rsidDel="00000000" w:rsidR="00000000" w:rsidRPr="00000000">
              <w:rPr>
                <w:rtl w:val="0"/>
              </w:rPr>
              <w:t xml:space="preserve">Common</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rPr>
                <w:sz w:val="20"/>
                <w:szCs w:val="20"/>
              </w:rPr>
            </w:pPr>
            <w:r w:rsidDel="00000000" w:rsidR="00000000" w:rsidRPr="00000000">
              <w:rPr>
                <w:rtl w:val="0"/>
              </w:rPr>
              <w:t xml:space="preserve">Expert</w:t>
            </w:r>
            <w:r w:rsidDel="00000000" w:rsidR="00000000" w:rsidRPr="00000000">
              <w:rPr>
                <w:rtl w:val="0"/>
              </w:rPr>
            </w:r>
          </w:p>
        </w:tc>
      </w:tr>
      <w:tr>
        <w:trPr>
          <w:cantSplit w:val="0"/>
          <w:trHeight w:val="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jc w:val="center"/>
              <w:rPr>
                <w:sz w:val="20"/>
                <w:szCs w:val="20"/>
              </w:rPr>
            </w:pPr>
            <w:r w:rsidDel="00000000" w:rsidR="00000000" w:rsidRPr="00000000">
              <w:rPr>
                <w:rtl w:val="0"/>
              </w:rPr>
              <w:t xml:space="preserve">41-46</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rPr>
                <w:sz w:val="20"/>
                <w:szCs w:val="20"/>
              </w:rPr>
            </w:pPr>
            <w:r w:rsidDel="00000000" w:rsidR="00000000" w:rsidRPr="00000000">
              <w:rPr>
                <w:rtl w:val="0"/>
              </w:rPr>
              <w:t xml:space="preserve">Entertainer</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rPr>
                <w:sz w:val="20"/>
                <w:szCs w:val="20"/>
              </w:rPr>
            </w:pPr>
            <w:r w:rsidDel="00000000" w:rsidR="00000000" w:rsidRPr="00000000">
              <w:rPr>
                <w:rtl w:val="0"/>
              </w:rPr>
              <w:t xml:space="preserve">Common</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rPr>
                <w:sz w:val="20"/>
                <w:szCs w:val="20"/>
              </w:rPr>
            </w:pPr>
            <w:r w:rsidDel="00000000" w:rsidR="00000000" w:rsidRPr="00000000">
              <w:rPr>
                <w:rtl w:val="0"/>
              </w:rPr>
              <w:t xml:space="preserve">Expert</w:t>
            </w:r>
            <w:r w:rsidDel="00000000" w:rsidR="00000000" w:rsidRPr="00000000">
              <w:rPr>
                <w:rtl w:val="0"/>
              </w:rPr>
            </w:r>
          </w:p>
        </w:tc>
      </w:tr>
      <w:tr>
        <w:trPr>
          <w:cantSplit w:val="0"/>
          <w:trHeight w:val="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jc w:val="center"/>
              <w:rPr>
                <w:sz w:val="20"/>
                <w:szCs w:val="20"/>
              </w:rPr>
            </w:pPr>
            <w:r w:rsidDel="00000000" w:rsidR="00000000" w:rsidRPr="00000000">
              <w:rPr>
                <w:rtl w:val="0"/>
              </w:rPr>
              <w:t xml:space="preserve">47-54</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rPr>
                <w:sz w:val="20"/>
                <w:szCs w:val="20"/>
              </w:rPr>
            </w:pPr>
            <w:r w:rsidDel="00000000" w:rsidR="00000000" w:rsidRPr="00000000">
              <w:rPr>
                <w:rtl w:val="0"/>
              </w:rPr>
              <w:t xml:space="preserve">Explorer</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rPr>
                <w:sz w:val="20"/>
                <w:szCs w:val="20"/>
              </w:rPr>
            </w:pPr>
            <w:r w:rsidDel="00000000" w:rsidR="00000000" w:rsidRPr="00000000">
              <w:rPr>
                <w:rtl w:val="0"/>
              </w:rPr>
              <w:t xml:space="preserve">Common</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rPr>
                <w:sz w:val="20"/>
                <w:szCs w:val="20"/>
              </w:rPr>
            </w:pPr>
            <w:r w:rsidDel="00000000" w:rsidR="00000000" w:rsidRPr="00000000">
              <w:rPr>
                <w:rtl w:val="0"/>
              </w:rPr>
              <w:t xml:space="preserve">Expert, Warrior</w:t>
            </w:r>
            <w:r w:rsidDel="00000000" w:rsidR="00000000" w:rsidRPr="00000000">
              <w:rPr>
                <w:rtl w:val="0"/>
              </w:rPr>
            </w:r>
          </w:p>
        </w:tc>
      </w:tr>
      <w:tr>
        <w:trPr>
          <w:cantSplit w:val="0"/>
          <w:trHeight w:val="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A3">
            <w:pPr>
              <w:widowControl w:val="0"/>
              <w:jc w:val="center"/>
              <w:rPr>
                <w:sz w:val="20"/>
                <w:szCs w:val="20"/>
              </w:rPr>
            </w:pPr>
            <w:r w:rsidDel="00000000" w:rsidR="00000000" w:rsidRPr="00000000">
              <w:rPr>
                <w:rtl w:val="0"/>
              </w:rPr>
              <w:t xml:space="preserve">55-60</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rPr>
                <w:sz w:val="20"/>
                <w:szCs w:val="20"/>
              </w:rPr>
            </w:pPr>
            <w:r w:rsidDel="00000000" w:rsidR="00000000" w:rsidRPr="00000000">
              <w:rPr>
                <w:rtl w:val="0"/>
              </w:rPr>
              <w:t xml:space="preserve">Gambler</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rPr>
                <w:sz w:val="20"/>
                <w:szCs w:val="20"/>
              </w:rPr>
            </w:pPr>
            <w:r w:rsidDel="00000000" w:rsidR="00000000" w:rsidRPr="00000000">
              <w:rPr>
                <w:rtl w:val="0"/>
              </w:rPr>
              <w:t xml:space="preserve">Common</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rPr>
                <w:sz w:val="20"/>
                <w:szCs w:val="20"/>
              </w:rPr>
            </w:pPr>
            <w:r w:rsidDel="00000000" w:rsidR="00000000" w:rsidRPr="00000000">
              <w:rPr>
                <w:rtl w:val="0"/>
              </w:rPr>
              <w:t xml:space="preserve">Expert</w:t>
            </w:r>
            <w:r w:rsidDel="00000000" w:rsidR="00000000" w:rsidRPr="00000000">
              <w:rPr>
                <w:rtl w:val="0"/>
              </w:rPr>
            </w:r>
          </w:p>
        </w:tc>
      </w:tr>
      <w:tr>
        <w:trPr>
          <w:cantSplit w:val="0"/>
          <w:trHeight w:val="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jc w:val="center"/>
              <w:rPr>
                <w:sz w:val="20"/>
                <w:szCs w:val="20"/>
              </w:rPr>
            </w:pPr>
            <w:r w:rsidDel="00000000" w:rsidR="00000000" w:rsidRPr="00000000">
              <w:rPr>
                <w:rtl w:val="0"/>
              </w:rPr>
              <w:t xml:space="preserve">61-64</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rPr>
                <w:sz w:val="20"/>
                <w:szCs w:val="20"/>
              </w:rPr>
            </w:pPr>
            <w:r w:rsidDel="00000000" w:rsidR="00000000" w:rsidRPr="00000000">
              <w:rPr>
                <w:rtl w:val="0"/>
              </w:rPr>
              <w:t xml:space="preserve">Lawkeeper / Guard</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rPr>
                <w:sz w:val="20"/>
                <w:szCs w:val="20"/>
              </w:rPr>
            </w:pPr>
            <w:r w:rsidDel="00000000" w:rsidR="00000000" w:rsidRPr="00000000">
              <w:rPr>
                <w:rtl w:val="0"/>
              </w:rPr>
              <w:t xml:space="preserve">Common</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rPr>
                <w:sz w:val="20"/>
                <w:szCs w:val="20"/>
              </w:rPr>
            </w:pPr>
            <w:r w:rsidDel="00000000" w:rsidR="00000000" w:rsidRPr="00000000">
              <w:rPr>
                <w:rtl w:val="0"/>
              </w:rPr>
              <w:t xml:space="preserve">Warrior</w:t>
            </w:r>
            <w:r w:rsidDel="00000000" w:rsidR="00000000" w:rsidRPr="00000000">
              <w:rPr>
                <w:rtl w:val="0"/>
              </w:rPr>
            </w:r>
          </w:p>
        </w:tc>
      </w:tr>
      <w:tr>
        <w:trPr>
          <w:cantSplit w:val="0"/>
          <w:trHeight w:val="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jc w:val="center"/>
              <w:rPr>
                <w:sz w:val="20"/>
                <w:szCs w:val="20"/>
              </w:rPr>
            </w:pPr>
            <w:r w:rsidDel="00000000" w:rsidR="00000000" w:rsidRPr="00000000">
              <w:rPr>
                <w:rtl w:val="0"/>
              </w:rPr>
              <w:t xml:space="preserve">65</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rPr>
                <w:sz w:val="20"/>
                <w:szCs w:val="20"/>
              </w:rPr>
            </w:pPr>
            <w:r w:rsidDel="00000000" w:rsidR="00000000" w:rsidRPr="00000000">
              <w:rPr>
                <w:rtl w:val="0"/>
              </w:rPr>
              <w:t xml:space="preserve">Merchant</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rPr>
                <w:sz w:val="20"/>
                <w:szCs w:val="20"/>
              </w:rPr>
            </w:pPr>
            <w:r w:rsidDel="00000000" w:rsidR="00000000" w:rsidRPr="00000000">
              <w:rPr>
                <w:rtl w:val="0"/>
              </w:rPr>
              <w:t xml:space="preserve">Common</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rPr>
                <w:sz w:val="20"/>
                <w:szCs w:val="20"/>
              </w:rPr>
            </w:pPr>
            <w:r w:rsidDel="00000000" w:rsidR="00000000" w:rsidRPr="00000000">
              <w:rPr>
                <w:rtl w:val="0"/>
              </w:rPr>
              <w:t xml:space="preserve">Expert</w:t>
            </w:r>
            <w:r w:rsidDel="00000000" w:rsidR="00000000" w:rsidRPr="00000000">
              <w:rPr>
                <w:rtl w:val="0"/>
              </w:rPr>
            </w:r>
          </w:p>
        </w:tc>
      </w:tr>
      <w:tr>
        <w:trPr>
          <w:cantSplit w:val="0"/>
          <w:trHeight w:val="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jc w:val="center"/>
              <w:rPr>
                <w:sz w:val="20"/>
                <w:szCs w:val="20"/>
              </w:rPr>
            </w:pPr>
            <w:r w:rsidDel="00000000" w:rsidR="00000000" w:rsidRPr="00000000">
              <w:rPr>
                <w:rtl w:val="0"/>
              </w:rPr>
              <w:t xml:space="preserve">66-67</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rPr>
                <w:sz w:val="20"/>
                <w:szCs w:val="20"/>
              </w:rPr>
            </w:pPr>
            <w:r w:rsidDel="00000000" w:rsidR="00000000" w:rsidRPr="00000000">
              <w:rPr>
                <w:rtl w:val="0"/>
              </w:rPr>
              <w:t xml:space="preserve">Politician</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rPr>
                <w:sz w:val="20"/>
                <w:szCs w:val="20"/>
              </w:rPr>
            </w:pPr>
            <w:r w:rsidDel="00000000" w:rsidR="00000000" w:rsidRPr="00000000">
              <w:rPr>
                <w:rtl w:val="0"/>
              </w:rPr>
              <w:t xml:space="preserve">Common</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rPr>
                <w:sz w:val="20"/>
                <w:szCs w:val="20"/>
              </w:rPr>
            </w:pPr>
            <w:r w:rsidDel="00000000" w:rsidR="00000000" w:rsidRPr="00000000">
              <w:rPr>
                <w:rtl w:val="0"/>
              </w:rPr>
              <w:t xml:space="preserve">Expert</w:t>
            </w:r>
            <w:r w:rsidDel="00000000" w:rsidR="00000000" w:rsidRPr="00000000">
              <w:rPr>
                <w:rtl w:val="0"/>
              </w:rPr>
            </w:r>
          </w:p>
        </w:tc>
      </w:tr>
      <w:tr>
        <w:trPr>
          <w:cantSplit w:val="0"/>
          <w:trHeight w:val="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B3">
            <w:pPr>
              <w:widowControl w:val="0"/>
              <w:jc w:val="center"/>
              <w:rPr>
                <w:sz w:val="20"/>
                <w:szCs w:val="20"/>
              </w:rPr>
            </w:pPr>
            <w:r w:rsidDel="00000000" w:rsidR="00000000" w:rsidRPr="00000000">
              <w:rPr>
                <w:rtl w:val="0"/>
              </w:rPr>
              <w:t xml:space="preserve">68</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rPr>
                <w:sz w:val="20"/>
                <w:szCs w:val="20"/>
              </w:rPr>
            </w:pPr>
            <w:r w:rsidDel="00000000" w:rsidR="00000000" w:rsidRPr="00000000">
              <w:rPr>
                <w:rtl w:val="0"/>
              </w:rPr>
              <w:t xml:space="preserve">Priest</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rPr>
                <w:sz w:val="20"/>
                <w:szCs w:val="20"/>
              </w:rPr>
            </w:pPr>
            <w:r w:rsidDel="00000000" w:rsidR="00000000" w:rsidRPr="00000000">
              <w:rPr>
                <w:rtl w:val="0"/>
              </w:rPr>
              <w:t xml:space="preserve">Common</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rPr>
                <w:sz w:val="20"/>
                <w:szCs w:val="20"/>
              </w:rPr>
            </w:pPr>
            <w:r w:rsidDel="00000000" w:rsidR="00000000" w:rsidRPr="00000000">
              <w:rPr>
                <w:rtl w:val="0"/>
              </w:rPr>
              <w:t xml:space="preserve">Expert, Mage</w:t>
            </w:r>
            <w:r w:rsidDel="00000000" w:rsidR="00000000" w:rsidRPr="00000000">
              <w:rPr>
                <w:rtl w:val="0"/>
              </w:rPr>
            </w:r>
          </w:p>
        </w:tc>
      </w:tr>
      <w:tr>
        <w:trPr>
          <w:cantSplit w:val="0"/>
          <w:trHeight w:val="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jc w:val="center"/>
              <w:rPr>
                <w:sz w:val="20"/>
                <w:szCs w:val="20"/>
              </w:rPr>
            </w:pPr>
            <w:r w:rsidDel="00000000" w:rsidR="00000000" w:rsidRPr="00000000">
              <w:rPr>
                <w:rtl w:val="0"/>
              </w:rPr>
              <w:t xml:space="preserve">69</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rPr>
                <w:sz w:val="20"/>
                <w:szCs w:val="20"/>
              </w:rPr>
            </w:pPr>
            <w:r w:rsidDel="00000000" w:rsidR="00000000" w:rsidRPr="00000000">
              <w:rPr>
                <w:rtl w:val="0"/>
              </w:rPr>
              <w:t xml:space="preserve">Sailor</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rPr>
                <w:sz w:val="20"/>
                <w:szCs w:val="20"/>
              </w:rPr>
            </w:pPr>
            <w:r w:rsidDel="00000000" w:rsidR="00000000" w:rsidRPr="00000000">
              <w:rPr>
                <w:rtl w:val="0"/>
              </w:rPr>
              <w:t xml:space="preserve">Common</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rPr>
                <w:sz w:val="20"/>
                <w:szCs w:val="20"/>
              </w:rPr>
            </w:pPr>
            <w:r w:rsidDel="00000000" w:rsidR="00000000" w:rsidRPr="00000000">
              <w:rPr>
                <w:rtl w:val="0"/>
              </w:rPr>
              <w:t xml:space="preserve">Expert</w:t>
            </w:r>
            <w:r w:rsidDel="00000000" w:rsidR="00000000" w:rsidRPr="00000000">
              <w:rPr>
                <w:rtl w:val="0"/>
              </w:rPr>
            </w:r>
          </w:p>
        </w:tc>
      </w:tr>
      <w:tr>
        <w:trPr>
          <w:cantSplit w:val="0"/>
          <w:trHeight w:val="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jc w:val="center"/>
              <w:rPr>
                <w:sz w:val="20"/>
                <w:szCs w:val="20"/>
              </w:rPr>
            </w:pPr>
            <w:r w:rsidDel="00000000" w:rsidR="00000000" w:rsidRPr="00000000">
              <w:rPr>
                <w:rtl w:val="0"/>
              </w:rPr>
              <w:t xml:space="preserve">70</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rPr>
                <w:sz w:val="20"/>
                <w:szCs w:val="20"/>
              </w:rPr>
            </w:pPr>
            <w:r w:rsidDel="00000000" w:rsidR="00000000" w:rsidRPr="00000000">
              <w:rPr>
                <w:rtl w:val="0"/>
              </w:rPr>
              <w:t xml:space="preserve">Scholar</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rPr>
                <w:sz w:val="20"/>
                <w:szCs w:val="20"/>
              </w:rPr>
            </w:pPr>
            <w:r w:rsidDel="00000000" w:rsidR="00000000" w:rsidRPr="00000000">
              <w:rPr>
                <w:rtl w:val="0"/>
              </w:rPr>
              <w:t xml:space="preserve">Common</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rPr>
                <w:sz w:val="20"/>
                <w:szCs w:val="20"/>
              </w:rPr>
            </w:pPr>
            <w:r w:rsidDel="00000000" w:rsidR="00000000" w:rsidRPr="00000000">
              <w:rPr>
                <w:rtl w:val="0"/>
              </w:rPr>
              <w:t xml:space="preserve">Expert, Mage</w:t>
            </w:r>
            <w:r w:rsidDel="00000000" w:rsidR="00000000" w:rsidRPr="00000000">
              <w:rPr>
                <w:rtl w:val="0"/>
              </w:rPr>
            </w:r>
          </w:p>
        </w:tc>
      </w:tr>
      <w:tr>
        <w:trPr>
          <w:cantSplit w:val="0"/>
          <w:trHeight w:val="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jc w:val="center"/>
              <w:rPr>
                <w:sz w:val="20"/>
                <w:szCs w:val="20"/>
              </w:rPr>
            </w:pPr>
            <w:r w:rsidDel="00000000" w:rsidR="00000000" w:rsidRPr="00000000">
              <w:rPr>
                <w:rtl w:val="0"/>
              </w:rPr>
              <w:t xml:space="preserve">71-72</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rPr>
                <w:sz w:val="20"/>
                <w:szCs w:val="20"/>
              </w:rPr>
            </w:pPr>
            <w:r w:rsidDel="00000000" w:rsidR="00000000" w:rsidRPr="00000000">
              <w:rPr>
                <w:rtl w:val="0"/>
              </w:rPr>
              <w:t xml:space="preserve">Thief</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rPr>
                <w:sz w:val="20"/>
                <w:szCs w:val="20"/>
              </w:rPr>
            </w:pPr>
            <w:r w:rsidDel="00000000" w:rsidR="00000000" w:rsidRPr="00000000">
              <w:rPr>
                <w:rtl w:val="0"/>
              </w:rPr>
              <w:t xml:space="preserve">Common</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rPr>
                <w:sz w:val="20"/>
                <w:szCs w:val="20"/>
              </w:rPr>
            </w:pPr>
            <w:r w:rsidDel="00000000" w:rsidR="00000000" w:rsidRPr="00000000">
              <w:rPr>
                <w:rtl w:val="0"/>
              </w:rPr>
              <w:t xml:space="preserve">Expert</w:t>
            </w:r>
            <w:r w:rsidDel="00000000" w:rsidR="00000000" w:rsidRPr="00000000">
              <w:rPr>
                <w:rtl w:val="0"/>
              </w:rPr>
            </w:r>
          </w:p>
        </w:tc>
      </w:tr>
      <w:tr>
        <w:trPr>
          <w:cantSplit w:val="0"/>
          <w:trHeight w:val="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jc w:val="center"/>
              <w:rPr>
                <w:sz w:val="20"/>
                <w:szCs w:val="20"/>
              </w:rPr>
            </w:pPr>
            <w:r w:rsidDel="00000000" w:rsidR="00000000" w:rsidRPr="00000000">
              <w:rPr>
                <w:rtl w:val="0"/>
              </w:rPr>
              <w:t xml:space="preserve">73-74</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rPr>
                <w:sz w:val="20"/>
                <w:szCs w:val="20"/>
              </w:rPr>
            </w:pPr>
            <w:r w:rsidDel="00000000" w:rsidR="00000000" w:rsidRPr="00000000">
              <w:rPr>
                <w:rtl w:val="0"/>
              </w:rPr>
              <w:t xml:space="preserve">Artist</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rPr>
                <w:sz w:val="20"/>
                <w:szCs w:val="20"/>
              </w:rPr>
            </w:pPr>
            <w:r w:rsidDel="00000000" w:rsidR="00000000" w:rsidRPr="00000000">
              <w:rPr>
                <w:rtl w:val="0"/>
              </w:rPr>
              <w:t xml:space="preserve">Rare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rPr>
                <w:sz w:val="20"/>
                <w:szCs w:val="20"/>
              </w:rPr>
            </w:pPr>
            <w:r w:rsidDel="00000000" w:rsidR="00000000" w:rsidRPr="00000000">
              <w:rPr>
                <w:rtl w:val="0"/>
              </w:rPr>
              <w:t xml:space="preserve">Expert</w:t>
            </w:r>
            <w:r w:rsidDel="00000000" w:rsidR="00000000" w:rsidRPr="00000000">
              <w:rPr>
                <w:rtl w:val="0"/>
              </w:rPr>
            </w:r>
          </w:p>
        </w:tc>
      </w:tr>
      <w:tr>
        <w:trPr>
          <w:cantSplit w:val="0"/>
          <w:trHeight w:val="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jc w:val="center"/>
              <w:rPr>
                <w:sz w:val="20"/>
                <w:szCs w:val="20"/>
              </w:rPr>
            </w:pPr>
            <w:r w:rsidDel="00000000" w:rsidR="00000000" w:rsidRPr="00000000">
              <w:rPr>
                <w:rtl w:val="0"/>
              </w:rPr>
              <w:t xml:space="preserve">75-77</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rPr>
                <w:sz w:val="20"/>
                <w:szCs w:val="20"/>
              </w:rPr>
            </w:pPr>
            <w:r w:rsidDel="00000000" w:rsidR="00000000" w:rsidRPr="00000000">
              <w:rPr>
                <w:rtl w:val="0"/>
              </w:rPr>
              <w:t xml:space="preserve">Athlete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rPr>
                <w:sz w:val="20"/>
                <w:szCs w:val="20"/>
              </w:rPr>
            </w:pPr>
            <w:r w:rsidDel="00000000" w:rsidR="00000000" w:rsidRPr="00000000">
              <w:rPr>
                <w:rtl w:val="0"/>
              </w:rPr>
              <w:t xml:space="preserve">Rare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rPr>
                <w:sz w:val="20"/>
                <w:szCs w:val="20"/>
              </w:rPr>
            </w:pPr>
            <w:r w:rsidDel="00000000" w:rsidR="00000000" w:rsidRPr="00000000">
              <w:rPr>
                <w:rtl w:val="0"/>
              </w:rPr>
              <w:t xml:space="preserve">Warrior</w:t>
            </w:r>
            <w:r w:rsidDel="00000000" w:rsidR="00000000" w:rsidRPr="00000000">
              <w:rPr>
                <w:rtl w:val="0"/>
              </w:rPr>
            </w:r>
          </w:p>
        </w:tc>
      </w:tr>
      <w:tr>
        <w:trPr>
          <w:cantSplit w:val="0"/>
          <w:trHeight w:val="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jc w:val="center"/>
              <w:rPr>
                <w:sz w:val="20"/>
                <w:szCs w:val="20"/>
              </w:rPr>
            </w:pPr>
            <w:r w:rsidDel="00000000" w:rsidR="00000000" w:rsidRPr="00000000">
              <w:rPr>
                <w:rtl w:val="0"/>
              </w:rPr>
              <w:t xml:space="preserve">78-80</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rPr>
                <w:sz w:val="20"/>
                <w:szCs w:val="20"/>
              </w:rPr>
            </w:pPr>
            <w:r w:rsidDel="00000000" w:rsidR="00000000" w:rsidRPr="00000000">
              <w:rPr>
                <w:rtl w:val="0"/>
              </w:rPr>
              <w:t xml:space="preserve">Spy</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rPr>
                <w:sz w:val="20"/>
                <w:szCs w:val="20"/>
              </w:rPr>
            </w:pPr>
            <w:r w:rsidDel="00000000" w:rsidR="00000000" w:rsidRPr="00000000">
              <w:rPr>
                <w:rtl w:val="0"/>
              </w:rPr>
              <w:t xml:space="preserve">Rare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rPr>
                <w:sz w:val="20"/>
                <w:szCs w:val="20"/>
              </w:rPr>
            </w:pPr>
            <w:r w:rsidDel="00000000" w:rsidR="00000000" w:rsidRPr="00000000">
              <w:rPr>
                <w:rtl w:val="0"/>
              </w:rPr>
              <w:t xml:space="preserve">Expert, Warrior</w:t>
            </w:r>
            <w:r w:rsidDel="00000000" w:rsidR="00000000" w:rsidRPr="00000000">
              <w:rPr>
                <w:rtl w:val="0"/>
              </w:rPr>
            </w:r>
          </w:p>
        </w:tc>
      </w:tr>
      <w:tr>
        <w:trPr>
          <w:cantSplit w:val="0"/>
          <w:trHeight w:val="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jc w:val="center"/>
              <w:rPr>
                <w:sz w:val="20"/>
                <w:szCs w:val="20"/>
              </w:rPr>
            </w:pPr>
            <w:r w:rsidDel="00000000" w:rsidR="00000000" w:rsidRPr="00000000">
              <w:rPr>
                <w:rtl w:val="0"/>
              </w:rPr>
              <w:t xml:space="preserve">81-84</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rPr>
                <w:sz w:val="20"/>
                <w:szCs w:val="20"/>
              </w:rPr>
            </w:pPr>
            <w:r w:rsidDel="00000000" w:rsidR="00000000" w:rsidRPr="00000000">
              <w:rPr>
                <w:rtl w:val="0"/>
              </w:rPr>
              <w:t xml:space="preserve">Assassin</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rPr>
                <w:sz w:val="20"/>
                <w:szCs w:val="20"/>
              </w:rPr>
            </w:pPr>
            <w:r w:rsidDel="00000000" w:rsidR="00000000" w:rsidRPr="00000000">
              <w:rPr>
                <w:rtl w:val="0"/>
              </w:rPr>
              <w:t xml:space="preserve">Very Rare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rPr>
                <w:sz w:val="20"/>
                <w:szCs w:val="20"/>
              </w:rPr>
            </w:pPr>
            <w:r w:rsidDel="00000000" w:rsidR="00000000" w:rsidRPr="00000000">
              <w:rPr>
                <w:rtl w:val="0"/>
              </w:rPr>
              <w:t xml:space="preserve">Expert, Warrior</w:t>
            </w:r>
            <w:r w:rsidDel="00000000" w:rsidR="00000000" w:rsidRPr="00000000">
              <w:rPr>
                <w:rtl w:val="0"/>
              </w:rPr>
            </w:r>
          </w:p>
        </w:tc>
      </w:tr>
      <w:tr>
        <w:trPr>
          <w:cantSplit w:val="0"/>
          <w:trHeight w:val="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D3">
            <w:pPr>
              <w:widowControl w:val="0"/>
              <w:jc w:val="center"/>
              <w:rPr>
                <w:sz w:val="20"/>
                <w:szCs w:val="20"/>
              </w:rPr>
            </w:pPr>
            <w:r w:rsidDel="00000000" w:rsidR="00000000" w:rsidRPr="00000000">
              <w:rPr>
                <w:rtl w:val="0"/>
              </w:rPr>
              <w:t xml:space="preserve">85-89</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rPr>
                <w:sz w:val="20"/>
                <w:szCs w:val="20"/>
              </w:rPr>
            </w:pPr>
            <w:r w:rsidDel="00000000" w:rsidR="00000000" w:rsidRPr="00000000">
              <w:rPr>
                <w:rtl w:val="0"/>
              </w:rPr>
              <w:t xml:space="preserve">Mage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rPr>
                <w:sz w:val="20"/>
                <w:szCs w:val="20"/>
              </w:rPr>
            </w:pPr>
            <w:r w:rsidDel="00000000" w:rsidR="00000000" w:rsidRPr="00000000">
              <w:rPr>
                <w:rtl w:val="0"/>
              </w:rPr>
              <w:t xml:space="preserve">Very Rare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rPr>
                <w:sz w:val="20"/>
                <w:szCs w:val="20"/>
              </w:rPr>
            </w:pPr>
            <w:r w:rsidDel="00000000" w:rsidR="00000000" w:rsidRPr="00000000">
              <w:rPr>
                <w:rtl w:val="0"/>
              </w:rPr>
              <w:t xml:space="preserve">Mage</w:t>
            </w:r>
            <w:r w:rsidDel="00000000" w:rsidR="00000000" w:rsidRPr="00000000">
              <w:rPr>
                <w:rtl w:val="0"/>
              </w:rPr>
            </w:r>
          </w:p>
        </w:tc>
      </w:tr>
      <w:tr>
        <w:trPr>
          <w:cantSplit w:val="0"/>
          <w:trHeight w:val="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jc w:val="center"/>
              <w:rPr>
                <w:sz w:val="20"/>
                <w:szCs w:val="20"/>
              </w:rPr>
            </w:pPr>
            <w:r w:rsidDel="00000000" w:rsidR="00000000" w:rsidRPr="00000000">
              <w:rPr>
                <w:rtl w:val="0"/>
              </w:rPr>
              <w:t xml:space="preserve">90-91</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rPr>
                <w:sz w:val="20"/>
                <w:szCs w:val="20"/>
              </w:rPr>
            </w:pPr>
            <w:r w:rsidDel="00000000" w:rsidR="00000000" w:rsidRPr="00000000">
              <w:rPr>
                <w:rtl w:val="0"/>
              </w:rPr>
              <w:t xml:space="preserve">Monster Hunter</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rPr>
                <w:sz w:val="20"/>
                <w:szCs w:val="20"/>
              </w:rPr>
            </w:pPr>
            <w:r w:rsidDel="00000000" w:rsidR="00000000" w:rsidRPr="00000000">
              <w:rPr>
                <w:rtl w:val="0"/>
              </w:rPr>
              <w:t xml:space="preserve">Very Rare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rPr>
                <w:sz w:val="20"/>
                <w:szCs w:val="20"/>
              </w:rPr>
            </w:pPr>
            <w:r w:rsidDel="00000000" w:rsidR="00000000" w:rsidRPr="00000000">
              <w:rPr>
                <w:rtl w:val="0"/>
              </w:rPr>
              <w:t xml:space="preserve">Expert</w:t>
            </w:r>
            <w:r w:rsidDel="00000000" w:rsidR="00000000" w:rsidRPr="00000000">
              <w:rPr>
                <w:rtl w:val="0"/>
              </w:rPr>
            </w:r>
          </w:p>
        </w:tc>
      </w:tr>
      <w:tr>
        <w:trPr>
          <w:cantSplit w:val="0"/>
          <w:trHeight w:val="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jc w:val="center"/>
              <w:rPr>
                <w:sz w:val="20"/>
                <w:szCs w:val="20"/>
              </w:rPr>
            </w:pPr>
            <w:r w:rsidDel="00000000" w:rsidR="00000000" w:rsidRPr="00000000">
              <w:rPr>
                <w:rtl w:val="0"/>
              </w:rPr>
              <w:t xml:space="preserve">92-95</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rPr>
                <w:sz w:val="20"/>
                <w:szCs w:val="20"/>
              </w:rPr>
            </w:pPr>
            <w:r w:rsidDel="00000000" w:rsidR="00000000" w:rsidRPr="00000000">
              <w:rPr>
                <w:rtl w:val="0"/>
              </w:rPr>
              <w:t xml:space="preserve">Noble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rPr>
                <w:sz w:val="20"/>
                <w:szCs w:val="20"/>
              </w:rPr>
            </w:pPr>
            <w:r w:rsidDel="00000000" w:rsidR="00000000" w:rsidRPr="00000000">
              <w:rPr>
                <w:rtl w:val="0"/>
              </w:rPr>
              <w:t xml:space="preserve">Very Rare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rPr>
                <w:sz w:val="20"/>
                <w:szCs w:val="20"/>
              </w:rPr>
            </w:pPr>
            <w:r w:rsidDel="00000000" w:rsidR="00000000" w:rsidRPr="00000000">
              <w:rPr>
                <w:rtl w:val="0"/>
              </w:rPr>
              <w:t xml:space="preserve">Expert, Warrior</w:t>
            </w:r>
            <w:r w:rsidDel="00000000" w:rsidR="00000000" w:rsidRPr="00000000">
              <w:rPr>
                <w:rtl w:val="0"/>
              </w:rPr>
            </w:r>
          </w:p>
        </w:tc>
      </w:tr>
      <w:tr>
        <w:trPr>
          <w:cantSplit w:val="0"/>
          <w:trHeight w:val="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jc w:val="center"/>
              <w:rPr>
                <w:sz w:val="20"/>
                <w:szCs w:val="20"/>
              </w:rPr>
            </w:pPr>
            <w:r w:rsidDel="00000000" w:rsidR="00000000" w:rsidRPr="00000000">
              <w:rPr>
                <w:rtl w:val="0"/>
              </w:rPr>
              <w:t xml:space="preserve">96-99</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rPr>
                <w:sz w:val="20"/>
                <w:szCs w:val="20"/>
              </w:rPr>
            </w:pPr>
            <w:r w:rsidDel="00000000" w:rsidR="00000000" w:rsidRPr="00000000">
              <w:rPr>
                <w:rtl w:val="0"/>
              </w:rPr>
              <w:t xml:space="preserve">Occultist</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rPr>
                <w:sz w:val="20"/>
                <w:szCs w:val="20"/>
              </w:rPr>
            </w:pPr>
            <w:r w:rsidDel="00000000" w:rsidR="00000000" w:rsidRPr="00000000">
              <w:rPr>
                <w:rtl w:val="0"/>
              </w:rPr>
              <w:t xml:space="preserve">Very Rare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rPr>
                <w:sz w:val="20"/>
                <w:szCs w:val="20"/>
              </w:rPr>
            </w:pPr>
            <w:r w:rsidDel="00000000" w:rsidR="00000000" w:rsidRPr="00000000">
              <w:rPr>
                <w:rtl w:val="0"/>
              </w:rPr>
              <w:t xml:space="preserve">Mage</w:t>
            </w:r>
            <w:r w:rsidDel="00000000" w:rsidR="00000000" w:rsidRPr="00000000">
              <w:rPr>
                <w:rtl w:val="0"/>
              </w:rPr>
            </w:r>
          </w:p>
        </w:tc>
      </w:tr>
      <w:tr>
        <w:trPr>
          <w:cantSplit w:val="0"/>
          <w:trHeight w:val="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E3">
            <w:pPr>
              <w:widowControl w:val="0"/>
              <w:jc w:val="center"/>
              <w:rPr>
                <w:sz w:val="20"/>
                <w:szCs w:val="20"/>
              </w:rPr>
            </w:pPr>
            <w:r w:rsidDel="00000000" w:rsidR="00000000" w:rsidRPr="00000000">
              <w:rPr>
                <w:rtl w:val="0"/>
              </w:rPr>
              <w:t xml:space="preserve">100</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rPr>
                <w:sz w:val="20"/>
                <w:szCs w:val="20"/>
              </w:rPr>
            </w:pPr>
            <w:r w:rsidDel="00000000" w:rsidR="00000000" w:rsidRPr="00000000">
              <w:rPr>
                <w:rtl w:val="0"/>
              </w:rPr>
              <w:t xml:space="preserve">Witch Hunter</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rPr>
                <w:sz w:val="20"/>
                <w:szCs w:val="20"/>
              </w:rPr>
            </w:pPr>
            <w:r w:rsidDel="00000000" w:rsidR="00000000" w:rsidRPr="00000000">
              <w:rPr>
                <w:rtl w:val="0"/>
              </w:rPr>
              <w:t xml:space="preserve">Very Rare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rPr>
                <w:sz w:val="20"/>
                <w:szCs w:val="20"/>
              </w:rPr>
            </w:pPr>
            <w:r w:rsidDel="00000000" w:rsidR="00000000" w:rsidRPr="00000000">
              <w:rPr>
                <w:rtl w:val="0"/>
              </w:rPr>
              <w:t xml:space="preserve">Mage, Warrior</w:t>
            </w:r>
            <w:r w:rsidDel="00000000" w:rsidR="00000000" w:rsidRPr="00000000">
              <w:rPr>
                <w:rtl w:val="0"/>
              </w:rPr>
            </w:r>
          </w:p>
        </w:tc>
      </w:tr>
    </w:tbl>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pStyle w:val="Heading2"/>
        <w:rPr/>
      </w:pPr>
      <w:bookmarkStart w:colFirst="0" w:colLast="0" w:name="_pz724hoo50w1" w:id="21"/>
      <w:bookmarkEnd w:id="21"/>
      <w:r w:rsidDel="00000000" w:rsidR="00000000" w:rsidRPr="00000000">
        <w:rPr>
          <w:rtl w:val="0"/>
        </w:rPr>
        <w:t xml:space="preserve">Archetype</w:t>
      </w:r>
    </w:p>
    <w:p w:rsidR="00000000" w:rsidDel="00000000" w:rsidP="00000000" w:rsidRDefault="00000000" w:rsidRPr="00000000" w14:paraId="000001E9">
      <w:pPr>
        <w:rPr/>
      </w:pPr>
      <w:r w:rsidDel="00000000" w:rsidR="00000000" w:rsidRPr="00000000">
        <w:rPr>
          <w:rtl w:val="0"/>
        </w:rPr>
        <w:t xml:space="preserve">Talents can be categorized into four types, three of which are Archetype paths. Since Talents give you special abilities, you should pick Talents to help realize the character you wish to play. While you could be a Ranger Archetype with a Profession in Gambling, your skills would not match up and may make it more difficult to play your character. </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Archetypes fall under three paths: Warrior, Expert, and Mage. Warriors are fighters and soldiers, but also include the Archeon, who specializes in neutralizing magic. Experts are Rangers and Rogues, but also include the Factor, a charismatic skill-focused hero. And finally, the Mages, the rarest, are the wizards and warlocks, using mana to weave magic.</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b w:val="1"/>
        </w:rPr>
      </w:pPr>
      <w:r w:rsidDel="00000000" w:rsidR="00000000" w:rsidRPr="00000000">
        <w:rPr>
          <w:b w:val="1"/>
          <w:rtl w:val="0"/>
        </w:rPr>
        <w:t xml:space="preserve">Choose your archetype or let fate decide:</w:t>
      </w:r>
    </w:p>
    <w:tbl>
      <w:tblPr>
        <w:tblStyle w:val="Table17"/>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1.823599523242"/>
        <w:gridCol w:w="1531.823599523242"/>
        <w:gridCol w:w="7736.352800953517"/>
        <w:tblGridChange w:id="0">
          <w:tblGrid>
            <w:gridCol w:w="1531.823599523242"/>
            <w:gridCol w:w="1531.823599523242"/>
            <w:gridCol w:w="7736.352800953517"/>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EE">
            <w:pPr>
              <w:rPr>
                <w:b w:val="1"/>
              </w:rPr>
            </w:pPr>
            <w:r w:rsidDel="00000000" w:rsidR="00000000" w:rsidRPr="00000000">
              <w:rPr>
                <w:b w:val="1"/>
                <w:rtl w:val="0"/>
              </w:rPr>
              <w:t xml:space="preserve">Roll 1d10</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EF">
            <w:pPr>
              <w:rPr>
                <w:b w:val="1"/>
              </w:rPr>
            </w:pPr>
            <w:r w:rsidDel="00000000" w:rsidR="00000000" w:rsidRPr="00000000">
              <w:rPr>
                <w:b w:val="1"/>
                <w:rtl w:val="0"/>
              </w:rPr>
              <w:t xml:space="preserve">Rarity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rPr>
                <w:b w:val="1"/>
              </w:rPr>
            </w:pPr>
            <w:r w:rsidDel="00000000" w:rsidR="00000000" w:rsidRPr="00000000">
              <w:rPr>
                <w:b w:val="1"/>
                <w:rtl w:val="0"/>
              </w:rPr>
              <w:t xml:space="preserve">Archetype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rtl w:val="0"/>
              </w:rPr>
              <w:t xml:space="preserve">Common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rtl w:val="0"/>
              </w:rPr>
              <w:t xml:space="preserve">Warrior - you may not be trained, but you have a strong arm and know how to defend yourself.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rtl w:val="0"/>
              </w:rPr>
              <w:t xml:space="preserve">6-9</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rtl w:val="0"/>
              </w:rPr>
              <w:t xml:space="preserve">Common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rPr>
                <w:b w:val="1"/>
              </w:rPr>
            </w:pPr>
            <w:r w:rsidDel="00000000" w:rsidR="00000000" w:rsidRPr="00000000">
              <w:rPr>
                <w:rtl w:val="0"/>
              </w:rPr>
              <w:t xml:space="preserve">Expert - you may be a craftsperson or a farmer; your abilities lie in skill.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tl w:val="0"/>
              </w:rPr>
              <w:t xml:space="preserve">Rare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tl w:val="0"/>
              </w:rPr>
              <w:t xml:space="preserve">Mage - a user of magic, rare and often mistrusted.</w:t>
            </w:r>
          </w:p>
        </w:tc>
      </w:tr>
    </w:tbl>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pStyle w:val="Heading1"/>
        <w:rPr/>
      </w:pPr>
      <w:bookmarkStart w:colFirst="0" w:colLast="0" w:name="_80x8risch6ud" w:id="22"/>
      <w:bookmarkEnd w:id="22"/>
      <w:r w:rsidDel="00000000" w:rsidR="00000000" w:rsidRPr="00000000">
        <w:rPr>
          <w:rtl w:val="0"/>
        </w:rPr>
        <w:t xml:space="preserve">History Lifepath</w:t>
      </w:r>
    </w:p>
    <w:p w:rsidR="00000000" w:rsidDel="00000000" w:rsidP="00000000" w:rsidRDefault="00000000" w:rsidRPr="00000000" w14:paraId="000001FC">
      <w:pPr>
        <w:rPr/>
      </w:pPr>
      <w:r w:rsidDel="00000000" w:rsidR="00000000" w:rsidRPr="00000000">
        <w:rPr>
          <w:rtl w:val="0"/>
        </w:rPr>
        <w:t xml:space="preserve">Follow along and roll for each table to help create a backstory that fits in the Dark Return setting.</w:t>
      </w:r>
    </w:p>
    <w:p w:rsidR="00000000" w:rsidDel="00000000" w:rsidP="00000000" w:rsidRDefault="00000000" w:rsidRPr="00000000" w14:paraId="000001FD">
      <w:pPr>
        <w:pStyle w:val="Heading3"/>
        <w:rPr/>
      </w:pPr>
      <w:bookmarkStart w:colFirst="0" w:colLast="0" w:name="_z50y77j8eab8" w:id="23"/>
      <w:bookmarkEnd w:id="23"/>
      <w:r w:rsidDel="00000000" w:rsidR="00000000" w:rsidRPr="00000000">
        <w:rPr>
          <w:rtl w:val="0"/>
        </w:rPr>
        <w:t xml:space="preserve">Friends and Enemies</w:t>
      </w:r>
    </w:p>
    <w:p w:rsidR="00000000" w:rsidDel="00000000" w:rsidP="00000000" w:rsidRDefault="00000000" w:rsidRPr="00000000" w14:paraId="000001FE">
      <w:pPr>
        <w:rPr>
          <w:b w:val="1"/>
        </w:rPr>
      </w:pPr>
      <w:r w:rsidDel="00000000" w:rsidR="00000000" w:rsidRPr="00000000">
        <w:rPr>
          <w:b w:val="1"/>
          <w:rtl w:val="0"/>
        </w:rPr>
        <w:t xml:space="preserve">Who is the most important person in your early life?</w:t>
      </w:r>
    </w:p>
    <w:p w:rsidR="00000000" w:rsidDel="00000000" w:rsidP="00000000" w:rsidRDefault="00000000" w:rsidRPr="00000000" w14:paraId="000001FF">
      <w:pPr>
        <w:rPr>
          <w:b w:val="1"/>
        </w:rPr>
      </w:pPr>
      <w:r w:rsidDel="00000000" w:rsidR="00000000" w:rsidRPr="00000000">
        <w:rPr>
          <w:rtl w:val="0"/>
        </w:rPr>
      </w:r>
    </w:p>
    <w:p w:rsidR="00000000" w:rsidDel="00000000" w:rsidP="00000000" w:rsidRDefault="00000000" w:rsidRPr="00000000" w14:paraId="00000200">
      <w:pPr>
        <w:rPr>
          <w:b w:val="1"/>
        </w:rPr>
      </w:pPr>
      <w:r w:rsidDel="00000000" w:rsidR="00000000" w:rsidRPr="00000000">
        <w:rPr>
          <w:b w:val="1"/>
          <w:rtl w:val="0"/>
        </w:rPr>
        <w:t xml:space="preserve">Table H1</w:t>
      </w:r>
    </w:p>
    <w:tbl>
      <w:tblPr>
        <w:tblStyle w:val="Table18"/>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9195"/>
        <w:tblGridChange w:id="0">
          <w:tblGrid>
            <w:gridCol w:w="1605"/>
            <w:gridCol w:w="91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rPr>
                <w:b w:val="1"/>
              </w:rPr>
            </w:pPr>
            <w:r w:rsidDel="00000000" w:rsidR="00000000" w:rsidRPr="00000000">
              <w:rPr>
                <w:b w:val="1"/>
                <w:rtl w:val="0"/>
              </w:rPr>
              <w:t xml:space="preserve">Roll 1d6</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rtl w:val="0"/>
              </w:rPr>
              <w:t xml:space="preserve">Family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tl w:val="0"/>
              </w:rPr>
              <w:t xml:space="preserve">Friend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tl w:val="0"/>
              </w:rPr>
              <w:t xml:space="preserve">Enemy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tl w:val="0"/>
              </w:rPr>
              <w:t xml:space="preserve">Mentor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tl w:val="0"/>
              </w:rPr>
              <w:t xml:space="preserve">Religious Figure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rtl w:val="0"/>
              </w:rPr>
              <w:t xml:space="preserve">Political Figure</w:t>
            </w:r>
          </w:p>
        </w:tc>
      </w:tr>
    </w:tbl>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pStyle w:val="Heading3"/>
        <w:rPr/>
      </w:pPr>
      <w:bookmarkStart w:colFirst="0" w:colLast="0" w:name="_swigi84jfbqc" w:id="24"/>
      <w:bookmarkEnd w:id="24"/>
      <w:r w:rsidDel="00000000" w:rsidR="00000000" w:rsidRPr="00000000">
        <w:rPr>
          <w:rtl w:val="0"/>
        </w:rPr>
        <w:t xml:space="preserve">Family</w:t>
      </w:r>
    </w:p>
    <w:p w:rsidR="00000000" w:rsidDel="00000000" w:rsidP="00000000" w:rsidRDefault="00000000" w:rsidRPr="00000000" w14:paraId="00000211">
      <w:pPr>
        <w:rPr>
          <w:b w:val="1"/>
        </w:rPr>
      </w:pPr>
      <w:r w:rsidDel="00000000" w:rsidR="00000000" w:rsidRPr="00000000">
        <w:rPr>
          <w:b w:val="1"/>
          <w:rtl w:val="0"/>
        </w:rPr>
        <w:t xml:space="preserve">Where is your family now?</w:t>
      </w:r>
    </w:p>
    <w:p w:rsidR="00000000" w:rsidDel="00000000" w:rsidP="00000000" w:rsidRDefault="00000000" w:rsidRPr="00000000" w14:paraId="00000212">
      <w:pPr>
        <w:rPr>
          <w:b w:val="1"/>
        </w:rPr>
      </w:pPr>
      <w:r w:rsidDel="00000000" w:rsidR="00000000" w:rsidRPr="00000000">
        <w:rPr>
          <w:rtl w:val="0"/>
        </w:rPr>
      </w:r>
    </w:p>
    <w:p w:rsidR="00000000" w:rsidDel="00000000" w:rsidP="00000000" w:rsidRDefault="00000000" w:rsidRPr="00000000" w14:paraId="00000213">
      <w:pPr>
        <w:rPr>
          <w:b w:val="1"/>
        </w:rPr>
      </w:pPr>
      <w:r w:rsidDel="00000000" w:rsidR="00000000" w:rsidRPr="00000000">
        <w:rPr>
          <w:b w:val="1"/>
          <w:rtl w:val="0"/>
        </w:rPr>
        <w:t xml:space="preserve">Table H2</w:t>
      </w:r>
    </w:p>
    <w:tbl>
      <w:tblPr>
        <w:tblStyle w:val="Table19"/>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9195"/>
        <w:tblGridChange w:id="0">
          <w:tblGrid>
            <w:gridCol w:w="1605"/>
            <w:gridCol w:w="91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line="240" w:lineRule="auto"/>
              <w:rPr>
                <w:b w:val="1"/>
              </w:rPr>
            </w:pPr>
            <w:r w:rsidDel="00000000" w:rsidR="00000000" w:rsidRPr="00000000">
              <w:rPr>
                <w:b w:val="1"/>
                <w:rtl w:val="0"/>
              </w:rPr>
              <w:t xml:space="preserve">Roll 1d6</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rtl w:val="0"/>
              </w:rPr>
              <w:t xml:space="preserve">They are wealthy and powerful.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rtl w:val="0"/>
              </w:rPr>
              <w:t xml:space="preserve">They have a bountiful life and security.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rPr/>
            </w:pPr>
            <w:r w:rsidDel="00000000" w:rsidR="00000000" w:rsidRPr="00000000">
              <w:rPr>
                <w:rtl w:val="0"/>
              </w:rPr>
              <w:t xml:space="preserve">They have lost everything and search for ways to survive.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rPr/>
            </w:pPr>
            <w:r w:rsidDel="00000000" w:rsidR="00000000" w:rsidRPr="00000000">
              <w:rPr>
                <w:rtl w:val="0"/>
              </w:rPr>
              <w:t xml:space="preserve">They make enough to scrape by, but are happy and supportive.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rPr/>
            </w:pPr>
            <w:r w:rsidDel="00000000" w:rsidR="00000000" w:rsidRPr="00000000">
              <w:rPr>
                <w:rtl w:val="0"/>
              </w:rPr>
              <w:t xml:space="preserve">They are no longer of this world.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rPr/>
            </w:pPr>
            <w:r w:rsidDel="00000000" w:rsidR="00000000" w:rsidRPr="00000000">
              <w:rPr>
                <w:rtl w:val="0"/>
              </w:rPr>
              <w:t xml:space="preserve">I do not know my family. </w:t>
            </w:r>
          </w:p>
        </w:tc>
      </w:tr>
    </w:tbl>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pStyle w:val="Heading2"/>
        <w:rPr/>
      </w:pPr>
      <w:bookmarkStart w:colFirst="0" w:colLast="0" w:name="_34q9luosjk2y" w:id="25"/>
      <w:bookmarkEnd w:id="25"/>
      <w:r w:rsidDel="00000000" w:rsidR="00000000" w:rsidRPr="00000000">
        <w:rPr>
          <w:rtl w:val="0"/>
        </w:rPr>
        <w:t xml:space="preserve">Religion</w:t>
      </w:r>
    </w:p>
    <w:p w:rsidR="00000000" w:rsidDel="00000000" w:rsidP="00000000" w:rsidRDefault="00000000" w:rsidRPr="00000000" w14:paraId="00000224">
      <w:pPr>
        <w:rPr/>
      </w:pPr>
      <w:r w:rsidDel="00000000" w:rsidR="00000000" w:rsidRPr="00000000">
        <w:rPr>
          <w:rtl w:val="0"/>
        </w:rPr>
        <w:t xml:space="preserve">In the SagaBorn system, no powers or benefits come directly from the gods, so this is a roleplaying choice. There are many different churches and beliefs, so each of the options below can be viewed from many angles. A monotheistic church may believe that the Creator is the only god and the others are angels. Another church may believe the Creator is more a force of nature than a personal god and that Arias is the only true god. The beliefs of the people of Atheles are many and varied.</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b w:val="1"/>
        </w:rPr>
      </w:pPr>
      <w:r w:rsidDel="00000000" w:rsidR="00000000" w:rsidRPr="00000000">
        <w:rPr>
          <w:b w:val="1"/>
          <w:rtl w:val="0"/>
        </w:rPr>
        <w:t xml:space="preserve">Choose your religious belief or let fate decide:</w:t>
      </w:r>
    </w:p>
    <w:p w:rsidR="00000000" w:rsidDel="00000000" w:rsidP="00000000" w:rsidRDefault="00000000" w:rsidRPr="00000000" w14:paraId="00000227">
      <w:pPr>
        <w:rPr>
          <w:b w:val="1"/>
        </w:rPr>
      </w:pPr>
      <w:r w:rsidDel="00000000" w:rsidR="00000000" w:rsidRPr="00000000">
        <w:rPr>
          <w:rtl w:val="0"/>
        </w:rPr>
      </w:r>
    </w:p>
    <w:p w:rsidR="00000000" w:rsidDel="00000000" w:rsidP="00000000" w:rsidRDefault="00000000" w:rsidRPr="00000000" w14:paraId="00000228">
      <w:pPr>
        <w:rPr>
          <w:b w:val="1"/>
        </w:rPr>
      </w:pPr>
      <w:r w:rsidDel="00000000" w:rsidR="00000000" w:rsidRPr="00000000">
        <w:rPr>
          <w:b w:val="1"/>
          <w:rtl w:val="0"/>
        </w:rPr>
        <w:t xml:space="preserve">Table R1</w:t>
      </w:r>
    </w:p>
    <w:tbl>
      <w:tblPr>
        <w:tblStyle w:val="Table20"/>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0"/>
        <w:gridCol w:w="5400"/>
        <w:tblGridChange w:id="0">
          <w:tblGrid>
            <w:gridCol w:w="5400"/>
            <w:gridCol w:w="5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rPr>
                <w:b w:val="1"/>
              </w:rPr>
            </w:pPr>
            <w:r w:rsidDel="00000000" w:rsidR="00000000" w:rsidRPr="00000000">
              <w:rPr>
                <w:b w:val="1"/>
                <w:rtl w:val="0"/>
              </w:rPr>
              <w:t xml:space="preserve">Roll 1d10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rPr>
                <w:b w:val="1"/>
              </w:rPr>
            </w:pPr>
            <w:r w:rsidDel="00000000" w:rsidR="00000000" w:rsidRPr="00000000">
              <w:rPr>
                <w:b w:val="1"/>
                <w:rtl w:val="0"/>
              </w:rPr>
              <w:t xml:space="preserve">Monotheistic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rPr/>
            </w:pPr>
            <w:r w:rsidDel="00000000" w:rsidR="00000000" w:rsidRPr="00000000">
              <w:rPr>
                <w:rtl w:val="0"/>
              </w:rPr>
              <w:t xml:space="preserve">4-7</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rPr>
                <w:b w:val="1"/>
              </w:rPr>
            </w:pPr>
            <w:r w:rsidDel="00000000" w:rsidR="00000000" w:rsidRPr="00000000">
              <w:rPr>
                <w:b w:val="1"/>
                <w:rtl w:val="0"/>
              </w:rPr>
              <w:t xml:space="preserve">Polytheistic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240" w:lineRule="auto"/>
              <w:rPr/>
            </w:pPr>
            <w:r w:rsidDel="00000000" w:rsidR="00000000" w:rsidRPr="00000000">
              <w:rPr>
                <w:rtl w:val="0"/>
              </w:rPr>
              <w:t xml:space="preserve">8-10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rPr>
                <w:b w:val="1"/>
              </w:rPr>
            </w:pPr>
            <w:r w:rsidDel="00000000" w:rsidR="00000000" w:rsidRPr="00000000">
              <w:rPr>
                <w:b w:val="1"/>
                <w:rtl w:val="0"/>
              </w:rPr>
              <w:t xml:space="preserve">Agnostic</w:t>
            </w:r>
          </w:p>
        </w:tc>
      </w:tr>
    </w:tbl>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The deities of Atheles are based on the ancient beliefs of the elves. Even if your character does not believe in the deities as gods, or you are monotheistic, you might still have a patron god that you pray to. Each culture has a different take on each god, but they all share common themes.</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b w:val="1"/>
        </w:rPr>
      </w:pPr>
      <w:r w:rsidDel="00000000" w:rsidR="00000000" w:rsidRPr="00000000">
        <w:rPr>
          <w:b w:val="1"/>
          <w:rtl w:val="0"/>
        </w:rPr>
        <w:t xml:space="preserve">Choose your patron deity or let fate decide:</w:t>
      </w:r>
    </w:p>
    <w:p w:rsidR="00000000" w:rsidDel="00000000" w:rsidP="00000000" w:rsidRDefault="00000000" w:rsidRPr="00000000" w14:paraId="00000236">
      <w:pPr>
        <w:rPr>
          <w:b w:val="1"/>
        </w:rPr>
      </w:pPr>
      <w:r w:rsidDel="00000000" w:rsidR="00000000" w:rsidRPr="00000000">
        <w:rPr>
          <w:rtl w:val="0"/>
        </w:rPr>
      </w:r>
    </w:p>
    <w:p w:rsidR="00000000" w:rsidDel="00000000" w:rsidP="00000000" w:rsidRDefault="00000000" w:rsidRPr="00000000" w14:paraId="00000237">
      <w:pPr>
        <w:rPr>
          <w:b w:val="1"/>
        </w:rPr>
      </w:pPr>
      <w:r w:rsidDel="00000000" w:rsidR="00000000" w:rsidRPr="00000000">
        <w:rPr>
          <w:b w:val="1"/>
          <w:rtl w:val="0"/>
        </w:rPr>
        <w:t xml:space="preserve">Table R2</w:t>
      </w:r>
    </w:p>
    <w:tbl>
      <w:tblPr>
        <w:tblStyle w:val="Table2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9255"/>
        <w:tblGridChange w:id="0">
          <w:tblGrid>
            <w:gridCol w:w="1545"/>
            <w:gridCol w:w="92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line="240" w:lineRule="auto"/>
              <w:rPr>
                <w:b w:val="1"/>
              </w:rPr>
            </w:pPr>
            <w:r w:rsidDel="00000000" w:rsidR="00000000" w:rsidRPr="00000000">
              <w:rPr>
                <w:b w:val="1"/>
                <w:rtl w:val="0"/>
              </w:rPr>
              <w:t xml:space="preserve">Roll 1d20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rPr/>
            </w:pPr>
            <w:r w:rsidDel="00000000" w:rsidR="00000000" w:rsidRPr="00000000">
              <w:rPr>
                <w:b w:val="1"/>
                <w:rtl w:val="0"/>
              </w:rPr>
              <w:t xml:space="preserve">The Creator:</w:t>
            </w:r>
            <w:r w:rsidDel="00000000" w:rsidR="00000000" w:rsidRPr="00000000">
              <w:rPr>
                <w:rtl w:val="0"/>
              </w:rPr>
              <w:t xml:space="preserve"> maker of the universe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rPr/>
            </w:pPr>
            <w:r w:rsidDel="00000000" w:rsidR="00000000" w:rsidRPr="00000000">
              <w:rPr>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rPr/>
            </w:pPr>
            <w:r w:rsidDel="00000000" w:rsidR="00000000" w:rsidRPr="00000000">
              <w:rPr>
                <w:b w:val="1"/>
                <w:rtl w:val="0"/>
              </w:rPr>
              <w:t xml:space="preserve">Tanthias:</w:t>
            </w:r>
            <w:r w:rsidDel="00000000" w:rsidR="00000000" w:rsidRPr="00000000">
              <w:rPr>
                <w:rtl w:val="0"/>
              </w:rPr>
              <w:t xml:space="preserve"> god of order and light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rPr/>
            </w:pPr>
            <w:r w:rsidDel="00000000" w:rsidR="00000000" w:rsidRPr="00000000">
              <w:rPr>
                <w:b w:val="1"/>
                <w:rtl w:val="0"/>
              </w:rPr>
              <w:t xml:space="preserve">Arias:</w:t>
            </w:r>
            <w:r w:rsidDel="00000000" w:rsidR="00000000" w:rsidRPr="00000000">
              <w:rPr>
                <w:rtl w:val="0"/>
              </w:rPr>
              <w:t xml:space="preserve"> goddess of love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rPr/>
            </w:pPr>
            <w:r w:rsidDel="00000000" w:rsidR="00000000" w:rsidRPr="00000000">
              <w:rPr>
                <w:rtl w:val="0"/>
              </w:rPr>
              <w:t xml:space="preserve">6-7</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rPr/>
            </w:pPr>
            <w:r w:rsidDel="00000000" w:rsidR="00000000" w:rsidRPr="00000000">
              <w:rPr>
                <w:b w:val="1"/>
                <w:rtl w:val="0"/>
              </w:rPr>
              <w:t xml:space="preserve">Lunare:</w:t>
            </w:r>
            <w:r w:rsidDel="00000000" w:rsidR="00000000" w:rsidRPr="00000000">
              <w:rPr>
                <w:rtl w:val="0"/>
              </w:rPr>
              <w:t xml:space="preserve"> goddess of nature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line="240" w:lineRule="auto"/>
              <w:rPr/>
            </w:pPr>
            <w:r w:rsidDel="00000000" w:rsidR="00000000" w:rsidRPr="00000000">
              <w:rPr>
                <w:rtl w:val="0"/>
              </w:rPr>
              <w:t xml:space="preserve">8-9</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rPr/>
            </w:pPr>
            <w:r w:rsidDel="00000000" w:rsidR="00000000" w:rsidRPr="00000000">
              <w:rPr>
                <w:b w:val="1"/>
                <w:rtl w:val="0"/>
              </w:rPr>
              <w:t xml:space="preserve">Sartas:</w:t>
            </w:r>
            <w:r w:rsidDel="00000000" w:rsidR="00000000" w:rsidRPr="00000000">
              <w:rPr>
                <w:rtl w:val="0"/>
              </w:rPr>
              <w:t xml:space="preserve"> god of travelers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b w:val="1"/>
                <w:rtl w:val="0"/>
              </w:rPr>
              <w:t xml:space="preserve">Rindlebok:</w:t>
            </w:r>
            <w:r w:rsidDel="00000000" w:rsidR="00000000" w:rsidRPr="00000000">
              <w:rPr>
                <w:rtl w:val="0"/>
              </w:rPr>
              <w:t xml:space="preserve"> the trickster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spacing w:line="240" w:lineRule="auto"/>
              <w:rPr/>
            </w:pPr>
            <w:r w:rsidDel="00000000" w:rsidR="00000000" w:rsidRPr="00000000">
              <w:rPr>
                <w:rtl w:val="0"/>
              </w:rPr>
              <w:t xml:space="preserve">11-12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b w:val="1"/>
                <w:rtl w:val="0"/>
              </w:rPr>
              <w:t xml:space="preserve">Rom:</w:t>
            </w:r>
            <w:r w:rsidDel="00000000" w:rsidR="00000000" w:rsidRPr="00000000">
              <w:rPr>
                <w:rtl w:val="0"/>
              </w:rPr>
              <w:t xml:space="preserve"> god of war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pacing w:line="240" w:lineRule="auto"/>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b w:val="1"/>
                <w:rtl w:val="0"/>
              </w:rPr>
              <w:t xml:space="preserve">Volinus:</w:t>
            </w:r>
            <w:r w:rsidDel="00000000" w:rsidR="00000000" w:rsidRPr="00000000">
              <w:rPr>
                <w:rtl w:val="0"/>
              </w:rPr>
              <w:t xml:space="preserve"> The god of weather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line="240" w:lineRule="auto"/>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b w:val="1"/>
                <w:rtl w:val="0"/>
              </w:rPr>
              <w:t xml:space="preserve">Moorukk:</w:t>
            </w:r>
            <w:r w:rsidDel="00000000" w:rsidR="00000000" w:rsidRPr="00000000">
              <w:rPr>
                <w:rtl w:val="0"/>
              </w:rPr>
              <w:t xml:space="preserve"> god of Death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line="240" w:lineRule="auto"/>
              <w:rPr/>
            </w:pPr>
            <w:r w:rsidDel="00000000" w:rsidR="00000000" w:rsidRPr="00000000">
              <w:rPr>
                <w:rtl w:val="0"/>
              </w:rPr>
              <w:t xml:space="preserve">15-16</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b w:val="1"/>
                <w:rtl w:val="0"/>
              </w:rPr>
              <w:t xml:space="preserve">Trund:</w:t>
            </w:r>
            <w:r w:rsidDel="00000000" w:rsidR="00000000" w:rsidRPr="00000000">
              <w:rPr>
                <w:rtl w:val="0"/>
              </w:rPr>
              <w:t xml:space="preserve"> god of the earth and forge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line="240" w:lineRule="auto"/>
              <w:rPr/>
            </w:pPr>
            <w:r w:rsidDel="00000000" w:rsidR="00000000" w:rsidRPr="00000000">
              <w:rPr>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b w:val="1"/>
                <w:rtl w:val="0"/>
              </w:rPr>
              <w:t xml:space="preserve">Claravis:</w:t>
            </w:r>
            <w:r w:rsidDel="00000000" w:rsidR="00000000" w:rsidRPr="00000000">
              <w:rPr>
                <w:rtl w:val="0"/>
              </w:rPr>
              <w:t xml:space="preserve"> goddess of magic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line="240" w:lineRule="auto"/>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b w:val="1"/>
                <w:rtl w:val="0"/>
              </w:rPr>
              <w:t xml:space="preserve">Arcist:</w:t>
            </w:r>
            <w:r w:rsidDel="00000000" w:rsidR="00000000" w:rsidRPr="00000000">
              <w:rPr>
                <w:rtl w:val="0"/>
              </w:rPr>
              <w:t xml:space="preserve"> god of magic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line="240" w:lineRule="auto"/>
              <w:rPr/>
            </w:pPr>
            <w:r w:rsidDel="00000000" w:rsidR="00000000" w:rsidRPr="00000000">
              <w:rPr>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rPr/>
            </w:pPr>
            <w:r w:rsidDel="00000000" w:rsidR="00000000" w:rsidRPr="00000000">
              <w:rPr>
                <w:b w:val="1"/>
                <w:rtl w:val="0"/>
              </w:rPr>
              <w:t xml:space="preserve">Kala:</w:t>
            </w:r>
            <w:r w:rsidDel="00000000" w:rsidR="00000000" w:rsidRPr="00000000">
              <w:rPr>
                <w:rtl w:val="0"/>
              </w:rPr>
              <w:t xml:space="preserve"> goddess of fate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line="240" w:lineRule="auto"/>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b w:val="1"/>
                <w:rtl w:val="0"/>
              </w:rPr>
              <w:t xml:space="preserve">Orum:</w:t>
            </w:r>
            <w:r w:rsidDel="00000000" w:rsidR="00000000" w:rsidRPr="00000000">
              <w:rPr>
                <w:rtl w:val="0"/>
              </w:rPr>
              <w:t xml:space="preserve"> god of time</w:t>
            </w:r>
          </w:p>
        </w:tc>
      </w:tr>
    </w:tbl>
    <w:p w:rsidR="00000000" w:rsidDel="00000000" w:rsidP="00000000" w:rsidRDefault="00000000" w:rsidRPr="00000000" w14:paraId="00000256">
      <w:pPr>
        <w:rPr>
          <w:b w:val="1"/>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pStyle w:val="Heading2"/>
        <w:rPr/>
      </w:pPr>
      <w:bookmarkStart w:colFirst="0" w:colLast="0" w:name="_56csafbzbxe3" w:id="26"/>
      <w:bookmarkEnd w:id="26"/>
      <w:r w:rsidDel="00000000" w:rsidR="00000000" w:rsidRPr="00000000">
        <w:rPr>
          <w:rtl w:val="0"/>
        </w:rPr>
        <w:t xml:space="preserve">Magic</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How does your character feel about magic and its return to Atheles? Elves, fauns, and elflings do not roll on this chart, as their cultures celebrate magic. Dworvs add +4 to their roll.</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tbl>
      <w:tblPr>
        <w:tblStyle w:val="Table22"/>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0"/>
        <w:gridCol w:w="5400"/>
        <w:tblGridChange w:id="0">
          <w:tblGrid>
            <w:gridCol w:w="5400"/>
            <w:gridCol w:w="5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line="240" w:lineRule="auto"/>
              <w:rPr>
                <w:b w:val="1"/>
              </w:rPr>
            </w:pPr>
            <w:r w:rsidDel="00000000" w:rsidR="00000000" w:rsidRPr="00000000">
              <w:rPr>
                <w:b w:val="1"/>
                <w:rtl w:val="0"/>
              </w:rPr>
              <w:t xml:space="preserve">Roll 1d10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line="240" w:lineRule="auto"/>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line="240" w:lineRule="auto"/>
              <w:rPr/>
            </w:pPr>
            <w:r w:rsidDel="00000000" w:rsidR="00000000" w:rsidRPr="00000000">
              <w:rPr>
                <w:rtl w:val="0"/>
              </w:rPr>
              <w:t xml:space="preserve">You are afraid of magic. The thought seems alien and chills you to your 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spacing w:line="240" w:lineRule="auto"/>
              <w:rPr/>
            </w:pPr>
            <w:r w:rsidDel="00000000" w:rsidR="00000000" w:rsidRPr="00000000">
              <w:rPr>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spacing w:line="240" w:lineRule="auto"/>
              <w:rPr/>
            </w:pPr>
            <w:r w:rsidDel="00000000" w:rsidR="00000000" w:rsidRPr="00000000">
              <w:rPr>
                <w:rtl w:val="0"/>
              </w:rPr>
              <w:t xml:space="preserve">You are opposed to magic and its use. You believe magic is an abomination and should be weeded out and destroyed.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spacing w:line="240" w:lineRule="auto"/>
              <w:rPr/>
            </w:pPr>
            <w:r w:rsidDel="00000000" w:rsidR="00000000" w:rsidRPr="00000000">
              <w:rPr>
                <w:rtl w:val="0"/>
              </w:rPr>
              <w:t xml:space="preserve">5-6</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line="240" w:lineRule="auto"/>
              <w:rPr/>
            </w:pPr>
            <w:r w:rsidDel="00000000" w:rsidR="00000000" w:rsidRPr="00000000">
              <w:rPr>
                <w:rtl w:val="0"/>
              </w:rPr>
              <w:t xml:space="preserve">Magic makes you uncomfortable.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line="240" w:lineRule="auto"/>
              <w:rPr/>
            </w:pPr>
            <w:r w:rsidDel="00000000" w:rsidR="00000000" w:rsidRPr="00000000">
              <w:rPr>
                <w:rtl w:val="0"/>
              </w:rPr>
              <w:t xml:space="preserve">7-9</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spacing w:line="240" w:lineRule="auto"/>
              <w:rPr/>
            </w:pPr>
            <w:r w:rsidDel="00000000" w:rsidR="00000000" w:rsidRPr="00000000">
              <w:rPr>
                <w:rtl w:val="0"/>
              </w:rPr>
              <w:t xml:space="preserve">Magic has not been part of your life, so you have little opinion about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line="240" w:lineRule="auto"/>
              <w:rPr/>
            </w:pPr>
            <w:r w:rsidDel="00000000" w:rsidR="00000000" w:rsidRPr="00000000">
              <w:rPr>
                <w:rtl w:val="0"/>
              </w:rPr>
              <w:t xml:space="preserve">You are open-minded about magic and those who use it.</w:t>
            </w:r>
          </w:p>
        </w:tc>
      </w:tr>
    </w:tbl>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pStyle w:val="Heading1"/>
        <w:spacing w:after="180" w:before="240" w:lineRule="auto"/>
        <w:rPr/>
      </w:pPr>
      <w:bookmarkStart w:colFirst="0" w:colLast="0" w:name="_4iqa4jsn1m1k" w:id="27"/>
      <w:bookmarkEnd w:id="27"/>
      <w:r w:rsidDel="00000000" w:rsidR="00000000" w:rsidRPr="00000000">
        <w:rPr>
          <w:rtl w:val="0"/>
        </w:rPr>
        <w:t xml:space="preserve">Name</w:t>
      </w:r>
    </w:p>
    <w:p w:rsidR="00000000" w:rsidDel="00000000" w:rsidP="00000000" w:rsidRDefault="00000000" w:rsidRPr="00000000" w14:paraId="0000026B">
      <w:pPr>
        <w:rPr/>
      </w:pPr>
      <w:r w:rsidDel="00000000" w:rsidR="00000000" w:rsidRPr="00000000">
        <w:rPr>
          <w:rtl w:val="0"/>
        </w:rPr>
        <w:t xml:space="preserve">Pick a name for your character and write it at the top of your character sheet.</w:t>
      </w:r>
    </w:p>
    <w:p w:rsidR="00000000" w:rsidDel="00000000" w:rsidP="00000000" w:rsidRDefault="00000000" w:rsidRPr="00000000" w14:paraId="0000026C">
      <w:pPr>
        <w:pStyle w:val="Heading1"/>
        <w:spacing w:after="180" w:before="240" w:lineRule="auto"/>
        <w:rPr/>
      </w:pPr>
      <w:bookmarkStart w:colFirst="0" w:colLast="0" w:name="_fc7kv22k3ivp" w:id="28"/>
      <w:bookmarkEnd w:id="28"/>
      <w:r w:rsidDel="00000000" w:rsidR="00000000" w:rsidRPr="00000000">
        <w:rPr>
          <w:rtl w:val="0"/>
        </w:rPr>
        <w:t xml:space="preserve">Age</w:t>
      </w:r>
    </w:p>
    <w:p w:rsidR="00000000" w:rsidDel="00000000" w:rsidP="00000000" w:rsidRDefault="00000000" w:rsidRPr="00000000" w14:paraId="0000026D">
      <w:pPr>
        <w:spacing w:after="180" w:before="240" w:lineRule="auto"/>
        <w:rPr>
          <w:sz w:val="24"/>
          <w:szCs w:val="24"/>
        </w:rPr>
      </w:pPr>
      <w:r w:rsidDel="00000000" w:rsidR="00000000" w:rsidRPr="00000000">
        <w:rPr>
          <w:sz w:val="24"/>
          <w:szCs w:val="24"/>
          <w:rtl w:val="0"/>
        </w:rPr>
        <w:t xml:space="preserve">Determine your character’s age.</w:t>
      </w:r>
    </w:p>
    <w:p w:rsidR="00000000" w:rsidDel="00000000" w:rsidP="00000000" w:rsidRDefault="00000000" w:rsidRPr="00000000" w14:paraId="0000026E">
      <w:pPr>
        <w:rPr>
          <w:b w:val="1"/>
        </w:rPr>
      </w:pPr>
      <w:r w:rsidDel="00000000" w:rsidR="00000000" w:rsidRPr="00000000">
        <w:rPr>
          <w:b w:val="1"/>
          <w:rtl w:val="0"/>
        </w:rPr>
        <w:t xml:space="preserve">Choose your age or let fate decide:</w:t>
      </w:r>
    </w:p>
    <w:tbl>
      <w:tblPr>
        <w:tblStyle w:val="Table23"/>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9015"/>
        <w:tblGridChange w:id="0">
          <w:tblGrid>
            <w:gridCol w:w="1785"/>
            <w:gridCol w:w="90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F">
            <w:pPr>
              <w:rPr/>
            </w:pPr>
            <w:r w:rsidDel="00000000" w:rsidR="00000000" w:rsidRPr="00000000">
              <w:rPr>
                <w:rtl w:val="0"/>
              </w:rPr>
              <w:t xml:space="preserve">Roll 1d10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1">
            <w:pP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rPr/>
            </w:pPr>
            <w:r w:rsidDel="00000000" w:rsidR="00000000" w:rsidRPr="00000000">
              <w:rPr>
                <w:rtl w:val="0"/>
              </w:rPr>
              <w:t xml:space="preserve">Young, you are a teenager of your species.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3">
            <w:pPr>
              <w:rPr/>
            </w:pPr>
            <w:r w:rsidDel="00000000" w:rsidR="00000000" w:rsidRPr="00000000">
              <w:rPr>
                <w:rtl w:val="0"/>
              </w:rPr>
              <w:t xml:space="preserve">2-6</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rPr/>
            </w:pPr>
            <w:r w:rsidDel="00000000" w:rsidR="00000000" w:rsidRPr="00000000">
              <w:rPr>
                <w:rtl w:val="0"/>
              </w:rPr>
              <w:t xml:space="preserve">Young adult, you are considered to have passed into adulthood, but are still young for your species.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5">
            <w:pPr>
              <w:rPr/>
            </w:pPr>
            <w:r w:rsidDel="00000000" w:rsidR="00000000" w:rsidRPr="00000000">
              <w:rPr>
                <w:rtl w:val="0"/>
              </w:rPr>
              <w:t xml:space="preserve">7-9</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rPr/>
            </w:pPr>
            <w:r w:rsidDel="00000000" w:rsidR="00000000" w:rsidRPr="00000000">
              <w:rPr>
                <w:rtl w:val="0"/>
              </w:rPr>
              <w:t xml:space="preserve">Adult, you are of an average age for your species.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rPr/>
            </w:pPr>
            <w:r w:rsidDel="00000000" w:rsidR="00000000" w:rsidRPr="00000000">
              <w:rPr>
                <w:rtl w:val="0"/>
              </w:rPr>
              <w:t xml:space="preserve">Elder, you are old for your species.</w:t>
            </w:r>
          </w:p>
        </w:tc>
      </w:tr>
    </w:tbl>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b w:val="1"/>
        </w:rPr>
      </w:pPr>
      <w:r w:rsidDel="00000000" w:rsidR="00000000" w:rsidRPr="00000000">
        <w:rPr>
          <w:b w:val="1"/>
          <w:rtl w:val="0"/>
        </w:rPr>
        <w:t xml:space="preserve">Average age by Species</w:t>
      </w:r>
    </w:p>
    <w:tbl>
      <w:tblPr>
        <w:tblStyle w:val="Table24"/>
        <w:tblW w:w="65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1575"/>
        <w:gridCol w:w="1350"/>
        <w:gridCol w:w="1200"/>
        <w:gridCol w:w="1275"/>
        <w:tblGridChange w:id="0">
          <w:tblGrid>
            <w:gridCol w:w="1110"/>
            <w:gridCol w:w="1575"/>
            <w:gridCol w:w="1350"/>
            <w:gridCol w:w="1200"/>
            <w:gridCol w:w="12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Species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Biology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Adulthood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Old 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Lifespan (years)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Terian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Terian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Dweran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Terian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Dworven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Elf</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Fey</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Elfling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Fey</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Feral Elfling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Fey</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Faun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Fey</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Orog</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150</w:t>
            </w:r>
          </w:p>
        </w:tc>
      </w:tr>
    </w:tbl>
    <w:p w:rsidR="00000000" w:rsidDel="00000000" w:rsidP="00000000" w:rsidRDefault="00000000" w:rsidRPr="00000000" w14:paraId="000002A8">
      <w:pPr>
        <w:pStyle w:val="Heading1"/>
        <w:rPr/>
      </w:pPr>
      <w:bookmarkStart w:colFirst="0" w:colLast="0" w:name="_qka8y6ojifjl" w:id="29"/>
      <w:bookmarkEnd w:id="29"/>
      <w:r w:rsidDel="00000000" w:rsidR="00000000" w:rsidRPr="00000000">
        <w:rPr>
          <w:rtl w:val="0"/>
        </w:rPr>
        <w:t xml:space="preserve">Passions (Optional)</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b w:val="1"/>
        </w:rPr>
      </w:pPr>
      <w:r w:rsidDel="00000000" w:rsidR="00000000" w:rsidRPr="00000000">
        <w:rPr>
          <w:b w:val="1"/>
          <w:rtl w:val="0"/>
        </w:rPr>
        <w:t xml:space="preserve">Choose or let fate decide:</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b w:val="1"/>
        </w:rPr>
      </w:pPr>
      <w:r w:rsidDel="00000000" w:rsidR="00000000" w:rsidRPr="00000000">
        <w:rPr>
          <w:b w:val="1"/>
          <w:rtl w:val="0"/>
        </w:rPr>
        <w:t xml:space="preserve">Table P1</w:t>
      </w:r>
    </w:p>
    <w:tbl>
      <w:tblPr>
        <w:tblStyle w:val="Table25"/>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9015"/>
        <w:tblGridChange w:id="0">
          <w:tblGrid>
            <w:gridCol w:w="1785"/>
            <w:gridCol w:w="90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D">
            <w:pPr>
              <w:rPr/>
            </w:pPr>
            <w:r w:rsidDel="00000000" w:rsidR="00000000" w:rsidRPr="00000000">
              <w:rPr>
                <w:rtl w:val="0"/>
              </w:rPr>
              <w:t xml:space="preserve">Roll 1d10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widowControl w:val="0"/>
              <w:spacing w:line="240" w:lineRule="auto"/>
              <w:rPr/>
            </w:pPr>
            <w:r w:rsidDel="00000000" w:rsidR="00000000" w:rsidRPr="00000000">
              <w:rPr>
                <w:rtl w:val="0"/>
              </w:rPr>
              <w:t xml:space="preserve">Passions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F">
            <w:pP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rPr>
                <w:i w:val="1"/>
              </w:rPr>
            </w:pPr>
            <w:r w:rsidDel="00000000" w:rsidR="00000000" w:rsidRPr="00000000">
              <w:rPr>
                <w:rtl w:val="0"/>
              </w:rPr>
              <w:t xml:space="preserve">Devotion (Diety). </w:t>
            </w:r>
            <w:r w:rsidDel="00000000" w:rsidR="00000000" w:rsidRPr="00000000">
              <w:rPr>
                <w:i w:val="1"/>
                <w:rtl w:val="0"/>
              </w:rPr>
              <w:t xml:space="preserve">See Table R1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1">
            <w:pPr>
              <w:rPr/>
            </w:pPr>
            <w:r w:rsidDel="00000000" w:rsidR="00000000" w:rsidRPr="00000000">
              <w:rPr>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rPr/>
            </w:pPr>
            <w:r w:rsidDel="00000000" w:rsidR="00000000" w:rsidRPr="00000000">
              <w:rPr>
                <w:rtl w:val="0"/>
              </w:rPr>
              <w:t xml:space="preserve">Fear (type or individual). Proceed to Table PF1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3">
            <w:pPr>
              <w:rPr/>
            </w:pPr>
            <w:r w:rsidDel="00000000" w:rsidR="00000000" w:rsidRPr="00000000">
              <w:rPr>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rPr/>
            </w:pPr>
            <w:r w:rsidDel="00000000" w:rsidR="00000000" w:rsidRPr="00000000">
              <w:rPr>
                <w:rtl w:val="0"/>
              </w:rPr>
              <w:t xml:space="preserve">Hate (group or individual). Proceed to Table IG1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5">
            <w:pP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rPr/>
            </w:pPr>
            <w:r w:rsidDel="00000000" w:rsidR="00000000" w:rsidRPr="00000000">
              <w:rPr>
                <w:rtl w:val="0"/>
              </w:rPr>
              <w:t xml:space="preserve">Honor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7">
            <w:pPr>
              <w:rPr/>
            </w:pPr>
            <w:r w:rsidDel="00000000" w:rsidR="00000000" w:rsidRPr="00000000">
              <w:rPr>
                <w:rtl w:val="0"/>
              </w:rPr>
              <w:t xml:space="preserve">7-8</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rPr/>
            </w:pPr>
            <w:r w:rsidDel="00000000" w:rsidR="00000000" w:rsidRPr="00000000">
              <w:rPr>
                <w:rtl w:val="0"/>
              </w:rPr>
              <w:t xml:space="preserve">Love (group or individual). Proceed to Table IG1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9">
            <w:pPr>
              <w:rPr/>
            </w:pPr>
            <w:r w:rsidDel="00000000" w:rsidR="00000000" w:rsidRPr="00000000">
              <w:rPr>
                <w:rtl w:val="0"/>
              </w:rPr>
              <w:t xml:space="preserve">9-10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rPr/>
            </w:pPr>
            <w:r w:rsidDel="00000000" w:rsidR="00000000" w:rsidRPr="00000000">
              <w:rPr>
                <w:rtl w:val="0"/>
              </w:rPr>
              <w:t xml:space="preserve">Loyalty (group or place) Proceed to Table PL1</w:t>
            </w:r>
          </w:p>
        </w:tc>
      </w:tr>
    </w:tbl>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pStyle w:val="Heading3"/>
        <w:rPr/>
      </w:pPr>
      <w:bookmarkStart w:colFirst="0" w:colLast="0" w:name="_4jef3ryykfb9" w:id="30"/>
      <w:bookmarkEnd w:id="30"/>
      <w:r w:rsidDel="00000000" w:rsidR="00000000" w:rsidRPr="00000000">
        <w:rPr>
          <w:rtl w:val="0"/>
        </w:rPr>
        <w:t xml:space="preserve">Fears</w:t>
      </w:r>
    </w:p>
    <w:p w:rsidR="00000000" w:rsidDel="00000000" w:rsidP="00000000" w:rsidRDefault="00000000" w:rsidRPr="00000000" w14:paraId="000002BD">
      <w:pPr>
        <w:rPr>
          <w:b w:val="1"/>
        </w:rPr>
      </w:pPr>
      <w:r w:rsidDel="00000000" w:rsidR="00000000" w:rsidRPr="00000000">
        <w:rPr>
          <w:b w:val="1"/>
          <w:rtl w:val="0"/>
        </w:rPr>
        <w:t xml:space="preserve">Choose or let fate decide:</w:t>
      </w:r>
    </w:p>
    <w:p w:rsidR="00000000" w:rsidDel="00000000" w:rsidP="00000000" w:rsidRDefault="00000000" w:rsidRPr="00000000" w14:paraId="000002BE">
      <w:pPr>
        <w:rPr>
          <w:b w:val="1"/>
        </w:rPr>
      </w:pPr>
      <w:r w:rsidDel="00000000" w:rsidR="00000000" w:rsidRPr="00000000">
        <w:rPr>
          <w:rtl w:val="0"/>
        </w:rPr>
      </w:r>
    </w:p>
    <w:p w:rsidR="00000000" w:rsidDel="00000000" w:rsidP="00000000" w:rsidRDefault="00000000" w:rsidRPr="00000000" w14:paraId="000002BF">
      <w:pPr>
        <w:rPr/>
      </w:pPr>
      <w:r w:rsidDel="00000000" w:rsidR="00000000" w:rsidRPr="00000000">
        <w:rPr>
          <w:b w:val="1"/>
          <w:rtl w:val="0"/>
        </w:rPr>
        <w:t xml:space="preserve">Table PF1</w:t>
      </w:r>
      <w:r w:rsidDel="00000000" w:rsidR="00000000" w:rsidRPr="00000000">
        <w:rPr>
          <w:rtl w:val="0"/>
        </w:rPr>
      </w:r>
    </w:p>
    <w:tbl>
      <w:tblPr>
        <w:tblStyle w:val="Table26"/>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8955"/>
        <w:tblGridChange w:id="0">
          <w:tblGrid>
            <w:gridCol w:w="1845"/>
            <w:gridCol w:w="89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0">
            <w:pPr>
              <w:widowControl w:val="0"/>
              <w:spacing w:line="240" w:lineRule="auto"/>
              <w:rPr>
                <w:b w:val="1"/>
              </w:rPr>
            </w:pPr>
            <w:r w:rsidDel="00000000" w:rsidR="00000000" w:rsidRPr="00000000">
              <w:rPr>
                <w:b w:val="1"/>
                <w:rtl w:val="0"/>
              </w:rPr>
              <w:t xml:space="preserve">Roll 1d20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widowControl w:val="0"/>
              <w:spacing w:line="240" w:lineRule="auto"/>
              <w:rPr>
                <w:b w:val="1"/>
              </w:rPr>
            </w:pPr>
            <w:r w:rsidDel="00000000" w:rsidR="00000000" w:rsidRPr="00000000">
              <w:rPr>
                <w:b w:val="1"/>
                <w:rtl w:val="0"/>
              </w:rPr>
              <w:t xml:space="preserve">Fears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2">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widowControl w:val="0"/>
              <w:spacing w:line="240" w:lineRule="auto"/>
              <w:rPr/>
            </w:pPr>
            <w:r w:rsidDel="00000000" w:rsidR="00000000" w:rsidRPr="00000000">
              <w:rPr>
                <w:rtl w:val="0"/>
              </w:rPr>
              <w:t xml:space="preserve">Darkness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widowControl w:val="0"/>
              <w:spacing w:line="240" w:lineRule="auto"/>
              <w:rPr/>
            </w:pPr>
            <w:r w:rsidDel="00000000" w:rsidR="00000000" w:rsidRPr="00000000">
              <w:rPr>
                <w:rtl w:val="0"/>
              </w:rPr>
              <w:t xml:space="preserve">Fire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6">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widowControl w:val="0"/>
              <w:spacing w:line="240" w:lineRule="auto"/>
              <w:rPr/>
            </w:pPr>
            <w:r w:rsidDel="00000000" w:rsidR="00000000" w:rsidRPr="00000000">
              <w:rPr>
                <w:rtl w:val="0"/>
              </w:rPr>
              <w:t xml:space="preserve">Water (drowning, being on boats, rivers, etc)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8">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widowControl w:val="0"/>
              <w:spacing w:line="240" w:lineRule="auto"/>
              <w:rPr/>
            </w:pPr>
            <w:r w:rsidDel="00000000" w:rsidR="00000000" w:rsidRPr="00000000">
              <w:rPr>
                <w:rtl w:val="0"/>
              </w:rPr>
              <w:t xml:space="preserve">Heights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A">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widowControl w:val="0"/>
              <w:spacing w:line="240" w:lineRule="auto"/>
              <w:rPr/>
            </w:pPr>
            <w:r w:rsidDel="00000000" w:rsidR="00000000" w:rsidRPr="00000000">
              <w:rPr>
                <w:rtl w:val="0"/>
              </w:rPr>
              <w:t xml:space="preserve">Confined Spaces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C">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widowControl w:val="0"/>
              <w:spacing w:line="240" w:lineRule="auto"/>
              <w:rPr/>
            </w:pPr>
            <w:r w:rsidDel="00000000" w:rsidR="00000000" w:rsidRPr="00000000">
              <w:rPr>
                <w:rtl w:val="0"/>
              </w:rPr>
              <w:t xml:space="preserve">Dying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E">
            <w:pPr>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widowControl w:val="0"/>
              <w:spacing w:line="240" w:lineRule="auto"/>
              <w:rPr/>
            </w:pPr>
            <w:r w:rsidDel="00000000" w:rsidR="00000000" w:rsidRPr="00000000">
              <w:rPr>
                <w:rtl w:val="0"/>
              </w:rPr>
              <w:t xml:space="preserve">The Dead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0">
            <w:pPr>
              <w:widowControl w:val="0"/>
              <w:spacing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widowControl w:val="0"/>
              <w:spacing w:line="240" w:lineRule="auto"/>
              <w:rPr/>
            </w:pPr>
            <w:r w:rsidDel="00000000" w:rsidR="00000000" w:rsidRPr="00000000">
              <w:rPr>
                <w:rtl w:val="0"/>
              </w:rPr>
              <w:t xml:space="preserve">Storms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2">
            <w:pPr>
              <w:widowControl w:val="0"/>
              <w:spacing w:line="240" w:lineRule="auto"/>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widowControl w:val="0"/>
              <w:spacing w:line="240" w:lineRule="auto"/>
              <w:rPr/>
            </w:pPr>
            <w:r w:rsidDel="00000000" w:rsidR="00000000" w:rsidRPr="00000000">
              <w:rPr>
                <w:rtl w:val="0"/>
              </w:rPr>
              <w:t xml:space="preserve">Rodents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4">
            <w:pPr>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widowControl w:val="0"/>
              <w:spacing w:line="240" w:lineRule="auto"/>
              <w:rPr/>
            </w:pPr>
            <w:r w:rsidDel="00000000" w:rsidR="00000000" w:rsidRPr="00000000">
              <w:rPr>
                <w:rtl w:val="0"/>
              </w:rPr>
              <w:t xml:space="preserve">Insects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6">
            <w:pPr>
              <w:widowControl w:val="0"/>
              <w:spacing w:line="240" w:lineRule="auto"/>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widowControl w:val="0"/>
              <w:spacing w:line="240" w:lineRule="auto"/>
              <w:rPr/>
            </w:pPr>
            <w:r w:rsidDel="00000000" w:rsidR="00000000" w:rsidRPr="00000000">
              <w:rPr>
                <w:rtl w:val="0"/>
              </w:rPr>
              <w:t xml:space="preserve">Snakes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8">
            <w:pPr>
              <w:widowControl w:val="0"/>
              <w:spacing w:line="240" w:lineRule="auto"/>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widowControl w:val="0"/>
              <w:spacing w:line="240" w:lineRule="auto"/>
              <w:rPr/>
            </w:pPr>
            <w:r w:rsidDel="00000000" w:rsidR="00000000" w:rsidRPr="00000000">
              <w:rPr>
                <w:rtl w:val="0"/>
              </w:rPr>
              <w:t xml:space="preserve">Magic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A">
            <w:pPr>
              <w:widowControl w:val="0"/>
              <w:spacing w:line="240" w:lineRule="auto"/>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widowControl w:val="0"/>
              <w:spacing w:line="240" w:lineRule="auto"/>
              <w:rPr/>
            </w:pPr>
            <w:r w:rsidDel="00000000" w:rsidR="00000000" w:rsidRPr="00000000">
              <w:rPr>
                <w:rtl w:val="0"/>
              </w:rPr>
              <w:t xml:space="preserve">God/Gods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C">
            <w:pPr>
              <w:widowControl w:val="0"/>
              <w:spacing w:line="240" w:lineRule="auto"/>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widowControl w:val="0"/>
              <w:spacing w:line="240" w:lineRule="auto"/>
              <w:rPr/>
            </w:pPr>
            <w:r w:rsidDel="00000000" w:rsidR="00000000" w:rsidRPr="00000000">
              <w:rPr>
                <w:rtl w:val="0"/>
              </w:rPr>
              <w:t xml:space="preserve">Pain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E">
            <w:pPr>
              <w:widowControl w:val="0"/>
              <w:spacing w:line="240" w:lineRule="auto"/>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widowControl w:val="0"/>
              <w:spacing w:line="240" w:lineRule="auto"/>
              <w:rPr/>
            </w:pPr>
            <w:r w:rsidDel="00000000" w:rsidR="00000000" w:rsidRPr="00000000">
              <w:rPr>
                <w:rtl w:val="0"/>
              </w:rPr>
              <w:t xml:space="preserve">Demons/Navirites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0">
            <w:pPr>
              <w:widowControl w:val="0"/>
              <w:spacing w:line="240" w:lineRule="auto"/>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widowControl w:val="0"/>
              <w:spacing w:line="240" w:lineRule="auto"/>
              <w:rPr/>
            </w:pPr>
            <w:r w:rsidDel="00000000" w:rsidR="00000000" w:rsidRPr="00000000">
              <w:rPr>
                <w:rtl w:val="0"/>
              </w:rPr>
              <w:t xml:space="preserve">Horses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2">
            <w:pPr>
              <w:widowControl w:val="0"/>
              <w:spacing w:line="240" w:lineRule="auto"/>
              <w:rPr/>
            </w:pPr>
            <w:r w:rsidDel="00000000" w:rsidR="00000000" w:rsidRPr="00000000">
              <w:rPr>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widowControl w:val="0"/>
              <w:spacing w:line="240" w:lineRule="auto"/>
              <w:rPr/>
            </w:pPr>
            <w:r w:rsidDel="00000000" w:rsidR="00000000" w:rsidRPr="00000000">
              <w:rPr>
                <w:rtl w:val="0"/>
              </w:rPr>
              <w:t xml:space="preserve">Underground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4">
            <w:pPr>
              <w:widowControl w:val="0"/>
              <w:spacing w:line="240" w:lineRule="auto"/>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widowControl w:val="0"/>
              <w:spacing w:line="240" w:lineRule="auto"/>
              <w:rPr/>
            </w:pPr>
            <w:r w:rsidDel="00000000" w:rsidR="00000000" w:rsidRPr="00000000">
              <w:rPr>
                <w:rtl w:val="0"/>
              </w:rPr>
              <w:t xml:space="preserve">Birds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6">
            <w:pPr>
              <w:widowControl w:val="0"/>
              <w:spacing w:line="240" w:lineRule="auto"/>
              <w:rPr/>
            </w:pPr>
            <w:r w:rsidDel="00000000" w:rsidR="00000000" w:rsidRPr="00000000">
              <w:rPr>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widowControl w:val="0"/>
              <w:spacing w:line="240" w:lineRule="auto"/>
              <w:rPr/>
            </w:pPr>
            <w:r w:rsidDel="00000000" w:rsidR="00000000" w:rsidRPr="00000000">
              <w:rPr>
                <w:rtl w:val="0"/>
              </w:rPr>
              <w:t xml:space="preserve">Being Lost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8">
            <w:pPr>
              <w:widowControl w:val="0"/>
              <w:spacing w:line="240" w:lineRule="auto"/>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widowControl w:val="0"/>
              <w:spacing w:line="240" w:lineRule="auto"/>
              <w:rPr/>
            </w:pPr>
            <w:r w:rsidDel="00000000" w:rsidR="00000000" w:rsidRPr="00000000">
              <w:rPr>
                <w:rtl w:val="0"/>
              </w:rPr>
              <w:t xml:space="preserve">Flying</w:t>
            </w:r>
          </w:p>
        </w:tc>
      </w:tr>
    </w:tbl>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pStyle w:val="Heading3"/>
        <w:rPr/>
      </w:pPr>
      <w:bookmarkStart w:colFirst="0" w:colLast="0" w:name="_gojcdlf8zqpz" w:id="31"/>
      <w:bookmarkEnd w:id="31"/>
      <w:r w:rsidDel="00000000" w:rsidR="00000000" w:rsidRPr="00000000">
        <w:rPr>
          <w:rtl w:val="0"/>
        </w:rPr>
        <w:t xml:space="preserve">Individuals and Groups</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b w:val="1"/>
        </w:rPr>
      </w:pPr>
      <w:r w:rsidDel="00000000" w:rsidR="00000000" w:rsidRPr="00000000">
        <w:rPr>
          <w:b w:val="1"/>
          <w:rtl w:val="0"/>
        </w:rPr>
        <w:t xml:space="preserve">Choose or let fate decide:</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b w:val="1"/>
        </w:rPr>
      </w:pPr>
      <w:r w:rsidDel="00000000" w:rsidR="00000000" w:rsidRPr="00000000">
        <w:rPr>
          <w:b w:val="1"/>
          <w:rtl w:val="0"/>
        </w:rPr>
        <w:t xml:space="preserve">Table IG1</w:t>
      </w:r>
    </w:p>
    <w:tbl>
      <w:tblPr>
        <w:tblStyle w:val="Table27"/>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8955"/>
        <w:tblGridChange w:id="0">
          <w:tblGrid>
            <w:gridCol w:w="1845"/>
            <w:gridCol w:w="89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0">
            <w:pPr>
              <w:widowControl w:val="0"/>
              <w:spacing w:line="240" w:lineRule="auto"/>
              <w:rPr>
                <w:b w:val="1"/>
              </w:rPr>
            </w:pPr>
            <w:r w:rsidDel="00000000" w:rsidR="00000000" w:rsidRPr="00000000">
              <w:rPr>
                <w:b w:val="1"/>
                <w:rtl w:val="0"/>
              </w:rPr>
              <w:t xml:space="preserve">Roll 1d20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widowControl w:val="0"/>
              <w:spacing w:line="240" w:lineRule="auto"/>
              <w:rPr>
                <w:b w:val="1"/>
              </w:rPr>
            </w:pPr>
            <w:r w:rsidDel="00000000" w:rsidR="00000000" w:rsidRPr="00000000">
              <w:rPr>
                <w:b w:val="1"/>
                <w:rtl w:val="0"/>
              </w:rPr>
              <w:t xml:space="preserve">Individuals and Groups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2">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widowControl w:val="0"/>
              <w:spacing w:line="240" w:lineRule="auto"/>
              <w:rPr/>
            </w:pPr>
            <w:r w:rsidDel="00000000" w:rsidR="00000000" w:rsidRPr="00000000">
              <w:rPr>
                <w:rtl w:val="0"/>
              </w:rPr>
              <w:t xml:space="preserve">Family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4">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widowControl w:val="0"/>
              <w:spacing w:line="240" w:lineRule="auto"/>
              <w:rPr/>
            </w:pPr>
            <w:r w:rsidDel="00000000" w:rsidR="00000000" w:rsidRPr="00000000">
              <w:rPr>
                <w:rtl w:val="0"/>
              </w:rPr>
              <w:t xml:space="preserve">Mother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6">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widowControl w:val="0"/>
              <w:spacing w:line="240" w:lineRule="auto"/>
              <w:rPr/>
            </w:pPr>
            <w:r w:rsidDel="00000000" w:rsidR="00000000" w:rsidRPr="00000000">
              <w:rPr>
                <w:rtl w:val="0"/>
              </w:rPr>
              <w:t xml:space="preserve">Father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8">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widowControl w:val="0"/>
              <w:spacing w:line="240" w:lineRule="auto"/>
              <w:rPr/>
            </w:pPr>
            <w:r w:rsidDel="00000000" w:rsidR="00000000" w:rsidRPr="00000000">
              <w:rPr>
                <w:rtl w:val="0"/>
              </w:rPr>
              <w:t xml:space="preserve">Brother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A">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widowControl w:val="0"/>
              <w:spacing w:line="240" w:lineRule="auto"/>
              <w:rPr/>
            </w:pPr>
            <w:r w:rsidDel="00000000" w:rsidR="00000000" w:rsidRPr="00000000">
              <w:rPr>
                <w:rtl w:val="0"/>
              </w:rPr>
              <w:t xml:space="preserve">Sister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C">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widowControl w:val="0"/>
              <w:spacing w:line="240" w:lineRule="auto"/>
              <w:rPr/>
            </w:pPr>
            <w:r w:rsidDel="00000000" w:rsidR="00000000" w:rsidRPr="00000000">
              <w:rPr>
                <w:rtl w:val="0"/>
              </w:rPr>
              <w:t xml:space="preserve">Other Family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E">
            <w:pPr>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widowControl w:val="0"/>
              <w:spacing w:line="240" w:lineRule="auto"/>
              <w:rPr/>
            </w:pPr>
            <w:r w:rsidDel="00000000" w:rsidR="00000000" w:rsidRPr="00000000">
              <w:rPr>
                <w:rtl w:val="0"/>
              </w:rPr>
              <w:t xml:space="preserve">Childhood Friend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0">
            <w:pPr>
              <w:widowControl w:val="0"/>
              <w:spacing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widowControl w:val="0"/>
              <w:spacing w:line="240" w:lineRule="auto"/>
              <w:rPr/>
            </w:pPr>
            <w:r w:rsidDel="00000000" w:rsidR="00000000" w:rsidRPr="00000000">
              <w:rPr>
                <w:rtl w:val="0"/>
              </w:rPr>
              <w:t xml:space="preserve">Family Friend / Acquaintance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2">
            <w:pPr>
              <w:widowControl w:val="0"/>
              <w:spacing w:line="240" w:lineRule="auto"/>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widowControl w:val="0"/>
              <w:spacing w:line="240" w:lineRule="auto"/>
              <w:rPr/>
            </w:pPr>
            <w:r w:rsidDel="00000000" w:rsidR="00000000" w:rsidRPr="00000000">
              <w:rPr>
                <w:rtl w:val="0"/>
              </w:rPr>
              <w:t xml:space="preserve">Boss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4">
            <w:pPr>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widowControl w:val="0"/>
              <w:spacing w:line="240" w:lineRule="auto"/>
              <w:rPr/>
            </w:pPr>
            <w:r w:rsidDel="00000000" w:rsidR="00000000" w:rsidRPr="00000000">
              <w:rPr>
                <w:rtl w:val="0"/>
              </w:rPr>
              <w:t xml:space="preserve">Lord / Lady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6">
            <w:pPr>
              <w:widowControl w:val="0"/>
              <w:spacing w:line="240" w:lineRule="auto"/>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widowControl w:val="0"/>
              <w:spacing w:line="240" w:lineRule="auto"/>
              <w:rPr/>
            </w:pPr>
            <w:r w:rsidDel="00000000" w:rsidR="00000000" w:rsidRPr="00000000">
              <w:rPr>
                <w:rtl w:val="0"/>
              </w:rPr>
              <w:t xml:space="preserve">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8">
            <w:pPr>
              <w:widowControl w:val="0"/>
              <w:spacing w:line="240" w:lineRule="auto"/>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widowControl w:val="0"/>
              <w:spacing w:line="240" w:lineRule="auto"/>
              <w:rPr/>
            </w:pPr>
            <w:r w:rsidDel="00000000" w:rsidR="00000000" w:rsidRPr="00000000">
              <w:rPr>
                <w:rtl w:val="0"/>
              </w:rPr>
              <w:t xml:space="preserve">Country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A">
            <w:pPr>
              <w:widowControl w:val="0"/>
              <w:spacing w:line="240" w:lineRule="auto"/>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widowControl w:val="0"/>
              <w:spacing w:line="240" w:lineRule="auto"/>
              <w:rPr/>
            </w:pPr>
            <w:r w:rsidDel="00000000" w:rsidR="00000000" w:rsidRPr="00000000">
              <w:rPr>
                <w:rtl w:val="0"/>
              </w:rPr>
              <w:t xml:space="preserve">Church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C">
            <w:pPr>
              <w:widowControl w:val="0"/>
              <w:spacing w:line="240" w:lineRule="auto"/>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widowControl w:val="0"/>
              <w:spacing w:line="240" w:lineRule="auto"/>
              <w:rPr/>
            </w:pPr>
            <w:r w:rsidDel="00000000" w:rsidR="00000000" w:rsidRPr="00000000">
              <w:rPr>
                <w:rtl w:val="0"/>
              </w:rPr>
              <w:t xml:space="preserve">Institution School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E">
            <w:pPr>
              <w:widowControl w:val="0"/>
              <w:spacing w:line="240" w:lineRule="auto"/>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widowControl w:val="0"/>
              <w:spacing w:line="240" w:lineRule="auto"/>
              <w:rPr/>
            </w:pPr>
            <w:r w:rsidDel="00000000" w:rsidR="00000000" w:rsidRPr="00000000">
              <w:rPr>
                <w:rtl w:val="0"/>
              </w:rPr>
              <w:t xml:space="preserve">Institution Company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0">
            <w:pPr>
              <w:widowControl w:val="0"/>
              <w:spacing w:line="240" w:lineRule="auto"/>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widowControl w:val="0"/>
              <w:spacing w:line="240" w:lineRule="auto"/>
              <w:rPr/>
            </w:pPr>
            <w:r w:rsidDel="00000000" w:rsidR="00000000" w:rsidRPr="00000000">
              <w:rPr>
                <w:rtl w:val="0"/>
              </w:rPr>
              <w:t xml:space="preserve">Institution Group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2">
            <w:pPr>
              <w:widowControl w:val="0"/>
              <w:spacing w:line="240" w:lineRule="auto"/>
              <w:rPr/>
            </w:pPr>
            <w:r w:rsidDel="00000000" w:rsidR="00000000" w:rsidRPr="00000000">
              <w:rPr>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widowControl w:val="0"/>
              <w:spacing w:line="240" w:lineRule="auto"/>
              <w:rPr/>
            </w:pPr>
            <w:r w:rsidDel="00000000" w:rsidR="00000000" w:rsidRPr="00000000">
              <w:rPr>
                <w:rtl w:val="0"/>
              </w:rPr>
              <w:t xml:space="preserve">Rival Group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4">
            <w:pPr>
              <w:widowControl w:val="0"/>
              <w:spacing w:line="240" w:lineRule="auto"/>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widowControl w:val="0"/>
              <w:spacing w:line="240" w:lineRule="auto"/>
              <w:rPr/>
            </w:pPr>
            <w:r w:rsidDel="00000000" w:rsidR="00000000" w:rsidRPr="00000000">
              <w:rPr>
                <w:rtl w:val="0"/>
              </w:rPr>
              <w:t xml:space="preserve">Guild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6">
            <w:pPr>
              <w:widowControl w:val="0"/>
              <w:spacing w:line="240" w:lineRule="auto"/>
              <w:rPr/>
            </w:pPr>
            <w:r w:rsidDel="00000000" w:rsidR="00000000" w:rsidRPr="00000000">
              <w:rPr>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widowControl w:val="0"/>
              <w:spacing w:line="240" w:lineRule="auto"/>
              <w:rPr/>
            </w:pPr>
            <w:r w:rsidDel="00000000" w:rsidR="00000000" w:rsidRPr="00000000">
              <w:rPr>
                <w:rtl w:val="0"/>
              </w:rPr>
              <w:t xml:space="preserve">Enemy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8">
            <w:pPr>
              <w:widowControl w:val="0"/>
              <w:spacing w:line="240" w:lineRule="auto"/>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widowControl w:val="0"/>
              <w:spacing w:line="240" w:lineRule="auto"/>
              <w:rPr/>
            </w:pPr>
            <w:r w:rsidDel="00000000" w:rsidR="00000000" w:rsidRPr="00000000">
              <w:rPr>
                <w:rtl w:val="0"/>
              </w:rPr>
              <w:t xml:space="preserve">Romantic Partner</w:t>
            </w:r>
          </w:p>
        </w:tc>
      </w:tr>
    </w:tbl>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pStyle w:val="Heading3"/>
        <w:rPr/>
      </w:pPr>
      <w:bookmarkStart w:colFirst="0" w:colLast="0" w:name="_74ydh3jd3u9n" w:id="32"/>
      <w:bookmarkEnd w:id="32"/>
      <w:r w:rsidDel="00000000" w:rsidR="00000000" w:rsidRPr="00000000">
        <w:rPr>
          <w:rtl w:val="0"/>
        </w:rPr>
        <w:t xml:space="preserve">Loyalty</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b w:val="1"/>
        </w:rPr>
      </w:pPr>
      <w:r w:rsidDel="00000000" w:rsidR="00000000" w:rsidRPr="00000000">
        <w:rPr>
          <w:b w:val="1"/>
          <w:rtl w:val="0"/>
        </w:rPr>
        <w:t xml:space="preserve">Choose or let fate decide:</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b w:val="1"/>
        </w:rPr>
      </w:pPr>
      <w:r w:rsidDel="00000000" w:rsidR="00000000" w:rsidRPr="00000000">
        <w:rPr>
          <w:b w:val="1"/>
          <w:rtl w:val="0"/>
        </w:rPr>
        <w:t xml:space="preserve">Table PL1</w:t>
      </w:r>
    </w:p>
    <w:tbl>
      <w:tblPr>
        <w:tblStyle w:val="Table28"/>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8955"/>
        <w:tblGridChange w:id="0">
          <w:tblGrid>
            <w:gridCol w:w="1845"/>
            <w:gridCol w:w="89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0">
            <w:pPr>
              <w:widowControl w:val="0"/>
              <w:spacing w:line="240" w:lineRule="auto"/>
              <w:rPr>
                <w:b w:val="1"/>
              </w:rPr>
            </w:pPr>
            <w:r w:rsidDel="00000000" w:rsidR="00000000" w:rsidRPr="00000000">
              <w:rPr>
                <w:b w:val="1"/>
                <w:rtl w:val="0"/>
              </w:rPr>
              <w:t xml:space="preserve">Roll 1d6</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widowControl w:val="0"/>
              <w:spacing w:line="240" w:lineRule="auto"/>
              <w:rPr>
                <w:b w:val="1"/>
              </w:rPr>
            </w:pPr>
            <w:r w:rsidDel="00000000" w:rsidR="00000000" w:rsidRPr="00000000">
              <w:rPr>
                <w:b w:val="1"/>
                <w:rtl w:val="0"/>
              </w:rPr>
              <w:t xml:space="preserve">Group or Place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2">
            <w:pPr>
              <w:widowControl w:val="0"/>
              <w:spacing w:line="240" w:lineRule="auto"/>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widowControl w:val="0"/>
              <w:spacing w:line="240" w:lineRule="auto"/>
              <w:rPr/>
            </w:pPr>
            <w:r w:rsidDel="00000000" w:rsidR="00000000" w:rsidRPr="00000000">
              <w:rPr>
                <w:rtl w:val="0"/>
              </w:rPr>
              <w:t xml:space="preserve">Community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spacing w:line="240" w:lineRule="auto"/>
              <w:rPr/>
            </w:pPr>
            <w:r w:rsidDel="00000000" w:rsidR="00000000" w:rsidRPr="00000000">
              <w:rPr>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widowControl w:val="0"/>
              <w:spacing w:line="240" w:lineRule="auto"/>
              <w:rPr/>
            </w:pPr>
            <w:r w:rsidDel="00000000" w:rsidR="00000000" w:rsidRPr="00000000">
              <w:rPr>
                <w:rtl w:val="0"/>
              </w:rPr>
              <w:t xml:space="preserve">Location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6">
            <w:pPr>
              <w:widowControl w:val="0"/>
              <w:spacing w:line="240" w:lineRule="auto"/>
              <w:rPr/>
            </w:pPr>
            <w:r w:rsidDel="00000000" w:rsidR="00000000" w:rsidRPr="00000000">
              <w:rPr>
                <w:rtl w:val="0"/>
              </w:rPr>
              <w:t xml:space="preserve">5-6</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widowControl w:val="0"/>
              <w:spacing w:line="240" w:lineRule="auto"/>
              <w:rPr>
                <w:i w:val="1"/>
              </w:rPr>
            </w:pPr>
            <w:r w:rsidDel="00000000" w:rsidR="00000000" w:rsidRPr="00000000">
              <w:rPr>
                <w:rtl w:val="0"/>
              </w:rPr>
              <w:t xml:space="preserve">Individual. </w:t>
            </w:r>
            <w:r w:rsidDel="00000000" w:rsidR="00000000" w:rsidRPr="00000000">
              <w:rPr>
                <w:i w:val="1"/>
                <w:rtl w:val="0"/>
              </w:rPr>
              <w:t xml:space="preserve">Proceed to Table IG1</w:t>
            </w:r>
          </w:p>
        </w:tc>
      </w:tr>
    </w:tbl>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b w:val="1"/>
        </w:rPr>
      </w:pPr>
      <w:r w:rsidDel="00000000" w:rsidR="00000000" w:rsidRPr="00000000">
        <w:rPr>
          <w:b w:val="1"/>
          <w:rtl w:val="0"/>
        </w:rPr>
        <w:t xml:space="preserve">Choose or let fate decide:</w:t>
      </w:r>
    </w:p>
    <w:p w:rsidR="00000000" w:rsidDel="00000000" w:rsidP="00000000" w:rsidRDefault="00000000" w:rsidRPr="00000000" w14:paraId="0000032A">
      <w:pPr>
        <w:rPr>
          <w:b w:val="1"/>
        </w:rPr>
      </w:pPr>
      <w:r w:rsidDel="00000000" w:rsidR="00000000" w:rsidRPr="00000000">
        <w:rPr>
          <w:rtl w:val="0"/>
        </w:rPr>
      </w:r>
    </w:p>
    <w:p w:rsidR="00000000" w:rsidDel="00000000" w:rsidP="00000000" w:rsidRDefault="00000000" w:rsidRPr="00000000" w14:paraId="0000032B">
      <w:pPr>
        <w:rPr>
          <w:b w:val="1"/>
        </w:rPr>
      </w:pPr>
      <w:r w:rsidDel="00000000" w:rsidR="00000000" w:rsidRPr="00000000">
        <w:rPr>
          <w:b w:val="1"/>
          <w:rtl w:val="0"/>
        </w:rPr>
        <w:t xml:space="preserve">Table PL2</w:t>
      </w:r>
    </w:p>
    <w:tbl>
      <w:tblPr>
        <w:tblStyle w:val="Table29"/>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8955"/>
        <w:tblGridChange w:id="0">
          <w:tblGrid>
            <w:gridCol w:w="1845"/>
            <w:gridCol w:w="89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C">
            <w:pPr>
              <w:widowControl w:val="0"/>
              <w:spacing w:line="240" w:lineRule="auto"/>
              <w:rPr>
                <w:b w:val="1"/>
              </w:rPr>
            </w:pPr>
            <w:r w:rsidDel="00000000" w:rsidR="00000000" w:rsidRPr="00000000">
              <w:rPr>
                <w:b w:val="1"/>
                <w:rtl w:val="0"/>
              </w:rPr>
              <w:t xml:space="preserve">Roll 1d6</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widowControl w:val="0"/>
              <w:spacing w:line="240" w:lineRule="auto"/>
              <w:rPr>
                <w:b w:val="1"/>
              </w:rPr>
            </w:pPr>
            <w:r w:rsidDel="00000000" w:rsidR="00000000" w:rsidRPr="00000000">
              <w:rPr>
                <w:b w:val="1"/>
                <w:rtl w:val="0"/>
              </w:rPr>
              <w:t xml:space="preserve">Community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E">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widowControl w:val="0"/>
              <w:spacing w:line="240" w:lineRule="auto"/>
              <w:rPr/>
            </w:pPr>
            <w:r w:rsidDel="00000000" w:rsidR="00000000" w:rsidRPr="00000000">
              <w:rPr>
                <w:rtl w:val="0"/>
              </w:rPr>
              <w:t xml:space="preserve">Neighborhood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0">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widowControl w:val="0"/>
              <w:spacing w:line="240" w:lineRule="auto"/>
              <w:rPr/>
            </w:pPr>
            <w:r w:rsidDel="00000000" w:rsidR="00000000" w:rsidRPr="00000000">
              <w:rPr>
                <w:rtl w:val="0"/>
              </w:rPr>
              <w:t xml:space="preserve">City, Town, or Village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2">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widowControl w:val="0"/>
              <w:spacing w:line="240" w:lineRule="auto"/>
              <w:rPr>
                <w:i w:val="1"/>
              </w:rPr>
            </w:pPr>
            <w:r w:rsidDel="00000000" w:rsidR="00000000" w:rsidRPr="00000000">
              <w:rPr>
                <w:rtl w:val="0"/>
              </w:rPr>
              <w:t xml:space="preserve">Church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4">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widowControl w:val="0"/>
              <w:spacing w:line="240" w:lineRule="auto"/>
              <w:rPr/>
            </w:pPr>
            <w:r w:rsidDel="00000000" w:rsidR="00000000" w:rsidRPr="00000000">
              <w:rPr>
                <w:rtl w:val="0"/>
              </w:rPr>
              <w:t xml:space="preserve">Guild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6">
            <w:pPr>
              <w:widowControl w:val="0"/>
              <w:spacing w:line="240" w:lineRule="auto"/>
              <w:rPr/>
            </w:pPr>
            <w:r w:rsidDel="00000000" w:rsidR="00000000" w:rsidRPr="00000000">
              <w:rPr>
                <w:rtl w:val="0"/>
              </w:rPr>
              <w:t xml:space="preserve">5-6</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widowControl w:val="0"/>
              <w:spacing w:line="240" w:lineRule="auto"/>
              <w:rPr/>
            </w:pPr>
            <w:r w:rsidDel="00000000" w:rsidR="00000000" w:rsidRPr="00000000">
              <w:rPr>
                <w:rtl w:val="0"/>
              </w:rPr>
              <w:t xml:space="preserve">Adventuring Group</w:t>
            </w:r>
          </w:p>
        </w:tc>
      </w:tr>
    </w:tbl>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b w:val="1"/>
        </w:rPr>
      </w:pPr>
      <w:r w:rsidDel="00000000" w:rsidR="00000000" w:rsidRPr="00000000">
        <w:rPr>
          <w:b w:val="1"/>
          <w:rtl w:val="0"/>
        </w:rPr>
        <w:t xml:space="preserve">Choose or let fate decide:</w:t>
      </w:r>
    </w:p>
    <w:p w:rsidR="00000000" w:rsidDel="00000000" w:rsidP="00000000" w:rsidRDefault="00000000" w:rsidRPr="00000000" w14:paraId="0000033A">
      <w:pPr>
        <w:rPr>
          <w:b w:val="1"/>
        </w:rPr>
      </w:pPr>
      <w:r w:rsidDel="00000000" w:rsidR="00000000" w:rsidRPr="00000000">
        <w:rPr>
          <w:rtl w:val="0"/>
        </w:rPr>
      </w:r>
    </w:p>
    <w:p w:rsidR="00000000" w:rsidDel="00000000" w:rsidP="00000000" w:rsidRDefault="00000000" w:rsidRPr="00000000" w14:paraId="0000033B">
      <w:pPr>
        <w:rPr>
          <w:b w:val="1"/>
        </w:rPr>
      </w:pPr>
      <w:r w:rsidDel="00000000" w:rsidR="00000000" w:rsidRPr="00000000">
        <w:rPr>
          <w:b w:val="1"/>
          <w:rtl w:val="0"/>
        </w:rPr>
        <w:t xml:space="preserve">Table PL3</w:t>
      </w:r>
    </w:p>
    <w:tbl>
      <w:tblPr>
        <w:tblStyle w:val="Table30"/>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8955"/>
        <w:tblGridChange w:id="0">
          <w:tblGrid>
            <w:gridCol w:w="1845"/>
            <w:gridCol w:w="89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C">
            <w:pPr>
              <w:widowControl w:val="0"/>
              <w:spacing w:line="240" w:lineRule="auto"/>
              <w:rPr>
                <w:b w:val="1"/>
              </w:rPr>
            </w:pPr>
            <w:r w:rsidDel="00000000" w:rsidR="00000000" w:rsidRPr="00000000">
              <w:rPr>
                <w:b w:val="1"/>
                <w:rtl w:val="0"/>
              </w:rPr>
              <w:t xml:space="preserve">Roll 1d6</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widowControl w:val="0"/>
              <w:spacing w:line="240" w:lineRule="auto"/>
              <w:rPr>
                <w:b w:val="1"/>
              </w:rPr>
            </w:pPr>
            <w:r w:rsidDel="00000000" w:rsidR="00000000" w:rsidRPr="00000000">
              <w:rPr>
                <w:b w:val="1"/>
                <w:rtl w:val="0"/>
              </w:rPr>
              <w:t xml:space="preserve">Location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E">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widowControl w:val="0"/>
              <w:spacing w:line="240" w:lineRule="auto"/>
              <w:rPr/>
            </w:pPr>
            <w:r w:rsidDel="00000000" w:rsidR="00000000" w:rsidRPr="00000000">
              <w:rPr>
                <w:rtl w:val="0"/>
              </w:rPr>
              <w:t xml:space="preserve">Neighborhood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0">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widowControl w:val="0"/>
              <w:spacing w:line="240" w:lineRule="auto"/>
              <w:rPr/>
            </w:pPr>
            <w:r w:rsidDel="00000000" w:rsidR="00000000" w:rsidRPr="00000000">
              <w:rPr>
                <w:rtl w:val="0"/>
              </w:rPr>
              <w:t xml:space="preserve">City, Town, or Village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2">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widowControl w:val="0"/>
              <w:spacing w:line="240" w:lineRule="auto"/>
              <w:rPr>
                <w:i w:val="1"/>
              </w:rPr>
            </w:pPr>
            <w:r w:rsidDel="00000000" w:rsidR="00000000" w:rsidRPr="00000000">
              <w:rPr>
                <w:rtl w:val="0"/>
              </w:rPr>
              <w:t xml:space="preserve">Church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4">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widowControl w:val="0"/>
              <w:spacing w:line="240" w:lineRule="auto"/>
              <w:rPr/>
            </w:pPr>
            <w:r w:rsidDel="00000000" w:rsidR="00000000" w:rsidRPr="00000000">
              <w:rPr>
                <w:rtl w:val="0"/>
              </w:rPr>
              <w:t xml:space="preserve">Natural Area (Forest, Lake, Mountains, etc.)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6">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widowControl w:val="0"/>
              <w:spacing w:line="240" w:lineRule="auto"/>
              <w:rPr/>
            </w:pPr>
            <w:r w:rsidDel="00000000" w:rsidR="00000000" w:rsidRPr="00000000">
              <w:rPr>
                <w:rtl w:val="0"/>
              </w:rPr>
              <w:t xml:space="preserve">Country / Kingdom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8">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widowControl w:val="0"/>
              <w:spacing w:line="240" w:lineRule="auto"/>
              <w:rPr/>
            </w:pPr>
            <w:r w:rsidDel="00000000" w:rsidR="00000000" w:rsidRPr="00000000">
              <w:rPr>
                <w:rtl w:val="0"/>
              </w:rPr>
              <w:t xml:space="preserve">Home</w:t>
            </w:r>
          </w:p>
        </w:tc>
      </w:tr>
    </w:tbl>
    <w:p w:rsidR="00000000" w:rsidDel="00000000" w:rsidP="00000000" w:rsidRDefault="00000000" w:rsidRPr="00000000" w14:paraId="0000034A">
      <w:pPr>
        <w:rPr>
          <w:sz w:val="24"/>
          <w:szCs w:val="24"/>
        </w:rPr>
      </w:pPr>
      <w:r w:rsidDel="00000000" w:rsidR="00000000" w:rsidRPr="00000000">
        <w:rPr>
          <w:rtl w:val="0"/>
        </w:rPr>
      </w:r>
    </w:p>
    <w:p w:rsidR="00000000" w:rsidDel="00000000" w:rsidP="00000000" w:rsidRDefault="00000000" w:rsidRPr="00000000" w14:paraId="0000034B">
      <w:pPr>
        <w:pStyle w:val="Heading1"/>
        <w:spacing w:after="180" w:before="240" w:lineRule="auto"/>
        <w:rPr/>
      </w:pPr>
      <w:bookmarkStart w:colFirst="0" w:colLast="0" w:name="_ccyi2j9w6c6x" w:id="33"/>
      <w:bookmarkEnd w:id="33"/>
      <w:r w:rsidDel="00000000" w:rsidR="00000000" w:rsidRPr="00000000">
        <w:rPr>
          <w:rtl w:val="0"/>
        </w:rPr>
        <w:t xml:space="preserve">Characteristics</w:t>
      </w:r>
    </w:p>
    <w:p w:rsidR="00000000" w:rsidDel="00000000" w:rsidP="00000000" w:rsidRDefault="00000000" w:rsidRPr="00000000" w14:paraId="0000034C">
      <w:pPr>
        <w:spacing w:after="180" w:lineRule="auto"/>
        <w:ind w:left="0" w:firstLine="0"/>
        <w:rPr/>
      </w:pPr>
      <w:r w:rsidDel="00000000" w:rsidR="00000000" w:rsidRPr="00000000">
        <w:rPr>
          <w:rtl w:val="0"/>
        </w:rPr>
        <w:t xml:space="preserve">The next step is to roll and assign Characteristics. These Characteristics determine  bonuses to all Skills, therefore it is recommended to assign Characteristics in descending order  relevant to the skills you desire your character to be proficient with. Your Profession can assist in determining which skills you can focus on depending on your desired play style. To get your Characteristic Points, there are two methods: Random or Point-based. You and your StoryGuide should decide which is best for your campaign.</w:t>
      </w:r>
    </w:p>
    <w:p w:rsidR="00000000" w:rsidDel="00000000" w:rsidP="00000000" w:rsidRDefault="00000000" w:rsidRPr="00000000" w14:paraId="0000034D">
      <w:pPr>
        <w:spacing w:after="180" w:lineRule="auto"/>
        <w:ind w:left="0" w:firstLine="0"/>
        <w:rPr/>
      </w:pPr>
      <w:r w:rsidDel="00000000" w:rsidR="00000000" w:rsidRPr="00000000">
        <w:rPr>
          <w:b w:val="1"/>
          <w:rtl w:val="0"/>
        </w:rPr>
        <w:t xml:space="preserve">Random Roll Character Creation: </w:t>
      </w:r>
      <w:r w:rsidDel="00000000" w:rsidR="00000000" w:rsidRPr="00000000">
        <w:rPr>
          <w:rtl w:val="0"/>
        </w:rPr>
        <w:t xml:space="preserve">Players roll dice and assign the rolls to a Characteristic.</w:t>
      </w:r>
    </w:p>
    <w:p w:rsidR="00000000" w:rsidDel="00000000" w:rsidP="00000000" w:rsidRDefault="00000000" w:rsidRPr="00000000" w14:paraId="0000034E">
      <w:pPr>
        <w:numPr>
          <w:ilvl w:val="0"/>
          <w:numId w:val="15"/>
        </w:numPr>
        <w:ind w:left="720" w:hanging="360"/>
        <w:rPr>
          <w:u w:val="none"/>
        </w:rPr>
      </w:pPr>
      <w:r w:rsidDel="00000000" w:rsidR="00000000" w:rsidRPr="00000000">
        <w:rPr>
          <w:rtl w:val="0"/>
        </w:rPr>
        <w:t xml:space="preserve">Roll 3D6 and write the result down. Do this 4 more times so you have five total unassigned stats. Then, assign each of these rolls to one of the following characteristics: Strength (STR), Constitution (CON), Acumen (ACU), Dexterity (DEX), and Social (SOC). Enter the results in the appropriate places on your character sheet.</w:t>
      </w:r>
    </w:p>
    <w:p w:rsidR="00000000" w:rsidDel="00000000" w:rsidP="00000000" w:rsidRDefault="00000000" w:rsidRPr="00000000" w14:paraId="0000034F">
      <w:pPr>
        <w:numPr>
          <w:ilvl w:val="0"/>
          <w:numId w:val="15"/>
        </w:numPr>
        <w:spacing w:after="0" w:afterAutospacing="0" w:lineRule="auto"/>
        <w:ind w:left="720" w:hanging="360"/>
        <w:rPr>
          <w:u w:val="none"/>
        </w:rPr>
      </w:pPr>
      <w:r w:rsidDel="00000000" w:rsidR="00000000" w:rsidRPr="00000000">
        <w:rPr>
          <w:rtl w:val="0"/>
        </w:rPr>
        <w:t xml:space="preserve">Roll 2D6+6 for the Intelligence (INT).</w:t>
      </w:r>
    </w:p>
    <w:p w:rsidR="00000000" w:rsidDel="00000000" w:rsidP="00000000" w:rsidRDefault="00000000" w:rsidRPr="00000000" w14:paraId="00000350">
      <w:pPr>
        <w:numPr>
          <w:ilvl w:val="0"/>
          <w:numId w:val="15"/>
        </w:numPr>
        <w:ind w:left="720" w:hanging="360"/>
      </w:pPr>
      <w:r w:rsidDel="00000000" w:rsidR="00000000" w:rsidRPr="00000000">
        <w:rPr>
          <w:rtl w:val="0"/>
        </w:rPr>
        <w:t xml:space="preserve">For SIZ: </w:t>
      </w:r>
      <w:r w:rsidDel="00000000" w:rsidR="00000000" w:rsidRPr="00000000">
        <w:rPr>
          <w:rtl w:val="0"/>
        </w:rPr>
        <w:t xml:space="preserve">Elfings roll 1d3+3, Dworvs roll 2d6 +4; Terans, Elves, Fauns, and Dwerans roll 2d6+6, and Orogs 1d3+19.</w:t>
      </w:r>
    </w:p>
    <w:p w:rsidR="00000000" w:rsidDel="00000000" w:rsidP="00000000" w:rsidRDefault="00000000" w:rsidRPr="00000000" w14:paraId="00000351">
      <w:pPr>
        <w:spacing w:after="180" w:before="240" w:lineRule="auto"/>
        <w:rPr/>
      </w:pPr>
      <w:r w:rsidDel="00000000" w:rsidR="00000000" w:rsidRPr="00000000">
        <w:rPr>
          <w:rtl w:val="0"/>
        </w:rPr>
        <w:t xml:space="preserve">These numbers provide the statistics of your character, determining which characteristics the character is strong or weak in.</w:t>
      </w:r>
    </w:p>
    <w:p w:rsidR="00000000" w:rsidDel="00000000" w:rsidP="00000000" w:rsidRDefault="00000000" w:rsidRPr="00000000" w14:paraId="00000352">
      <w:pPr>
        <w:ind w:left="360" w:firstLine="0"/>
        <w:rPr/>
      </w:pPr>
      <w:r w:rsidDel="00000000" w:rsidR="00000000" w:rsidRPr="00000000">
        <w:rPr>
          <w:rtl w:val="0"/>
        </w:rPr>
        <w:t xml:space="preserve">•</w:t>
        <w:tab/>
        <w:t xml:space="preserve">If you wish, redistribute up to 3 points between your characteristics.</w:t>
      </w:r>
    </w:p>
    <w:p w:rsidR="00000000" w:rsidDel="00000000" w:rsidP="00000000" w:rsidRDefault="00000000" w:rsidRPr="00000000" w14:paraId="00000353">
      <w:pPr>
        <w:ind w:left="360" w:firstLine="0"/>
        <w:rPr/>
      </w:pPr>
      <w:r w:rsidDel="00000000" w:rsidR="00000000" w:rsidRPr="00000000">
        <w:rPr>
          <w:rtl w:val="0"/>
        </w:rPr>
        <w:t xml:space="preserve">•</w:t>
        <w:tab/>
        <w:t xml:space="preserve">No characteristic (other than SIZ) can begin at more than 19 points.</w:t>
      </w:r>
    </w:p>
    <w:p w:rsidR="00000000" w:rsidDel="00000000" w:rsidP="00000000" w:rsidRDefault="00000000" w:rsidRPr="00000000" w14:paraId="00000354">
      <w:pPr>
        <w:spacing w:after="180" w:lineRule="auto"/>
        <w:ind w:left="360" w:firstLine="0"/>
        <w:rPr/>
      </w:pPr>
      <w:r w:rsidDel="00000000" w:rsidR="00000000" w:rsidRPr="00000000">
        <w:rPr>
          <w:rtl w:val="0"/>
        </w:rPr>
        <w:t xml:space="preserve">•</w:t>
        <w:tab/>
        <w:t xml:space="preserve">If you aren’t satisfied with the characteristics you have, and your StoryGuide approves, you can start over.</w:t>
      </w:r>
    </w:p>
    <w:p w:rsidR="00000000" w:rsidDel="00000000" w:rsidP="00000000" w:rsidRDefault="00000000" w:rsidRPr="00000000" w14:paraId="00000355">
      <w:pPr>
        <w:rPr/>
      </w:pPr>
      <w:r w:rsidDel="00000000" w:rsidR="00000000" w:rsidRPr="00000000">
        <w:rPr>
          <w:b w:val="1"/>
          <w:rtl w:val="0"/>
        </w:rPr>
        <w:t xml:space="preserve">Point-based Character Creation:</w:t>
      </w:r>
      <w:r w:rsidDel="00000000" w:rsidR="00000000" w:rsidRPr="00000000">
        <w:rPr>
          <w:rtl w:val="0"/>
        </w:rPr>
        <w:t xml:space="preserve"> Players can purchase characteristic points from a pool. </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numPr>
          <w:ilvl w:val="0"/>
          <w:numId w:val="7"/>
        </w:numPr>
        <w:ind w:left="720" w:hanging="360"/>
        <w:rPr/>
      </w:pPr>
      <w:r w:rsidDel="00000000" w:rsidR="00000000" w:rsidRPr="00000000">
        <w:rPr>
          <w:rtl w:val="0"/>
        </w:rPr>
        <w:t xml:space="preserve">All characteristics (STR, CON, INT, ACU, DEX, and SOC) begin at 10.</w:t>
      </w:r>
    </w:p>
    <w:p w:rsidR="00000000" w:rsidDel="00000000" w:rsidP="00000000" w:rsidRDefault="00000000" w:rsidRPr="00000000" w14:paraId="00000358">
      <w:pPr>
        <w:numPr>
          <w:ilvl w:val="0"/>
          <w:numId w:val="7"/>
        </w:numPr>
        <w:ind w:left="720" w:hanging="360"/>
        <w:rPr/>
      </w:pPr>
      <w:r w:rsidDel="00000000" w:rsidR="00000000" w:rsidRPr="00000000">
        <w:rPr>
          <w:rtl w:val="0"/>
        </w:rPr>
        <w:t xml:space="preserve">You have</w:t>
      </w:r>
      <w:r w:rsidDel="00000000" w:rsidR="00000000" w:rsidRPr="00000000">
        <w:rPr>
          <w:b w:val="1"/>
          <w:rtl w:val="0"/>
        </w:rPr>
        <w:t xml:space="preserve"> 24 points to spend</w:t>
      </w:r>
      <w:r w:rsidDel="00000000" w:rsidR="00000000" w:rsidRPr="00000000">
        <w:rPr>
          <w:rtl w:val="0"/>
        </w:rPr>
        <w:t xml:space="preserve"> on characteristics. This is the equivalent of the ‘normal’ power level for a campaign. No initial characteristic can be raised to higher than 19.</w:t>
      </w:r>
    </w:p>
    <w:p w:rsidR="00000000" w:rsidDel="00000000" w:rsidP="00000000" w:rsidRDefault="00000000" w:rsidRPr="00000000" w14:paraId="00000359">
      <w:pPr>
        <w:numPr>
          <w:ilvl w:val="0"/>
          <w:numId w:val="7"/>
        </w:numPr>
        <w:ind w:left="720" w:hanging="360"/>
        <w:rPr/>
      </w:pPr>
      <w:r w:rsidDel="00000000" w:rsidR="00000000" w:rsidRPr="00000000">
        <w:rPr>
          <w:rtl w:val="0"/>
        </w:rPr>
        <w:t xml:space="preserve">Each point of STR, CON, or SOC costs 1 point up to 15, and 2 points for 16-19.</w:t>
      </w:r>
    </w:p>
    <w:p w:rsidR="00000000" w:rsidDel="00000000" w:rsidP="00000000" w:rsidRDefault="00000000" w:rsidRPr="00000000" w14:paraId="0000035A">
      <w:pPr>
        <w:numPr>
          <w:ilvl w:val="0"/>
          <w:numId w:val="7"/>
        </w:numPr>
        <w:ind w:left="720" w:hanging="360"/>
        <w:rPr/>
      </w:pPr>
      <w:r w:rsidDel="00000000" w:rsidR="00000000" w:rsidRPr="00000000">
        <w:rPr>
          <w:rtl w:val="0"/>
        </w:rPr>
        <w:t xml:space="preserve">Each point of DEX, INT, and ACU costs 1 point up to 13, 3 points up for 14-16, and 4 points for 17-19.</w:t>
      </w:r>
    </w:p>
    <w:p w:rsidR="00000000" w:rsidDel="00000000" w:rsidP="00000000" w:rsidRDefault="00000000" w:rsidRPr="00000000" w14:paraId="0000035B">
      <w:pPr>
        <w:numPr>
          <w:ilvl w:val="0"/>
          <w:numId w:val="7"/>
        </w:numPr>
        <w:ind w:left="720" w:hanging="360"/>
        <w:rPr/>
      </w:pPr>
      <w:r w:rsidDel="00000000" w:rsidR="00000000" w:rsidRPr="00000000">
        <w:rPr>
          <w:rtl w:val="0"/>
        </w:rPr>
        <w:t xml:space="preserve">You can choose to lower your starting characteristics below the starting value of 10, to a minimum of 3.</w:t>
      </w:r>
    </w:p>
    <w:p w:rsidR="00000000" w:rsidDel="00000000" w:rsidP="00000000" w:rsidRDefault="00000000" w:rsidRPr="00000000" w14:paraId="0000035C">
      <w:pPr>
        <w:numPr>
          <w:ilvl w:val="0"/>
          <w:numId w:val="7"/>
        </w:numPr>
        <w:ind w:left="720" w:hanging="360"/>
        <w:rPr/>
      </w:pPr>
      <w:r w:rsidDel="00000000" w:rsidR="00000000" w:rsidRPr="00000000">
        <w:rPr>
          <w:rtl w:val="0"/>
        </w:rPr>
        <w:t xml:space="preserve">For each point of STR, CON, or SOC you reduce below 10, you get 1 point to spend on other characteristics.</w:t>
      </w:r>
    </w:p>
    <w:p w:rsidR="00000000" w:rsidDel="00000000" w:rsidP="00000000" w:rsidRDefault="00000000" w:rsidRPr="00000000" w14:paraId="0000035D">
      <w:pPr>
        <w:numPr>
          <w:ilvl w:val="0"/>
          <w:numId w:val="7"/>
        </w:numPr>
        <w:ind w:left="720" w:hanging="360"/>
        <w:rPr/>
      </w:pPr>
      <w:r w:rsidDel="00000000" w:rsidR="00000000" w:rsidRPr="00000000">
        <w:rPr>
          <w:rtl w:val="0"/>
        </w:rPr>
        <w:t xml:space="preserve">For every point of DEX, INT, and ACU you reduce below 10, you get 2 points back.</w:t>
      </w:r>
    </w:p>
    <w:p w:rsidR="00000000" w:rsidDel="00000000" w:rsidP="00000000" w:rsidRDefault="00000000" w:rsidRPr="00000000" w14:paraId="0000035E">
      <w:pPr>
        <w:numPr>
          <w:ilvl w:val="0"/>
          <w:numId w:val="7"/>
        </w:numPr>
        <w:ind w:left="720" w:hanging="360"/>
      </w:pPr>
      <w:r w:rsidDel="00000000" w:rsidR="00000000" w:rsidRPr="00000000">
        <w:rPr>
          <w:rtl w:val="0"/>
        </w:rPr>
        <w:t xml:space="preserve">For SIZ: </w:t>
      </w:r>
      <w:r w:rsidDel="00000000" w:rsidR="00000000" w:rsidRPr="00000000">
        <w:rPr>
          <w:rtl w:val="0"/>
        </w:rPr>
        <w:t xml:space="preserve">Elfings roll 1d3+3, Dworvs roll 2d6 +4; Terans, Elves, Fauns, and Dwerans roll 2d6+6, and Orogs 1d3+19.</w:t>
      </w:r>
    </w:p>
    <w:p w:rsidR="00000000" w:rsidDel="00000000" w:rsidP="00000000" w:rsidRDefault="00000000" w:rsidRPr="00000000" w14:paraId="0000035F">
      <w:pPr>
        <w:numPr>
          <w:ilvl w:val="0"/>
          <w:numId w:val="7"/>
        </w:numPr>
        <w:ind w:left="720" w:hanging="360"/>
        <w:rPr/>
      </w:pPr>
      <w:r w:rsidDel="00000000" w:rsidR="00000000" w:rsidRPr="00000000">
        <w:rPr>
          <w:rtl w:val="0"/>
        </w:rPr>
        <w:t xml:space="preserve">Only with a StoryGuide’s permission can you raise or lower a starting characteristic beyond the range of 7–19. </w:t>
      </w:r>
    </w:p>
    <w:p w:rsidR="00000000" w:rsidDel="00000000" w:rsidP="00000000" w:rsidRDefault="00000000" w:rsidRPr="00000000" w14:paraId="00000360">
      <w:pPr>
        <w:rPr>
          <w:sz w:val="24"/>
          <w:szCs w:val="24"/>
        </w:rPr>
      </w:pPr>
      <w:r w:rsidDel="00000000" w:rsidR="00000000" w:rsidRPr="00000000">
        <w:rPr>
          <w:rtl w:val="0"/>
        </w:rPr>
      </w:r>
    </w:p>
    <w:p w:rsidR="00000000" w:rsidDel="00000000" w:rsidP="00000000" w:rsidRDefault="00000000" w:rsidRPr="00000000" w14:paraId="00000361">
      <w:pPr>
        <w:rPr>
          <w:sz w:val="24"/>
          <w:szCs w:val="24"/>
        </w:rPr>
      </w:pPr>
      <w:r w:rsidDel="00000000" w:rsidR="00000000" w:rsidRPr="00000000">
        <w:rPr>
          <w:sz w:val="24"/>
          <w:szCs w:val="24"/>
          <w:rtl w:val="0"/>
        </w:rPr>
        <w:t xml:space="preserve">You can find a calculator to help with this at https://www.sagaborn.com/sbd100srd/point-based-characteristic-calculator/</w:t>
      </w:r>
    </w:p>
    <w:p w:rsidR="00000000" w:rsidDel="00000000" w:rsidP="00000000" w:rsidRDefault="00000000" w:rsidRPr="00000000" w14:paraId="00000362">
      <w:pPr>
        <w:pStyle w:val="Heading1"/>
        <w:spacing w:after="180" w:before="240" w:lineRule="auto"/>
        <w:rPr/>
      </w:pPr>
      <w:bookmarkStart w:colFirst="0" w:colLast="0" w:name="_vdievywre0ph" w:id="34"/>
      <w:bookmarkEnd w:id="34"/>
      <w:r w:rsidDel="00000000" w:rsidR="00000000" w:rsidRPr="00000000">
        <w:rPr>
          <w:rtl w:val="0"/>
        </w:rPr>
        <w:t xml:space="preserve">Characteristic Rolls</w:t>
      </w:r>
    </w:p>
    <w:p w:rsidR="00000000" w:rsidDel="00000000" w:rsidP="00000000" w:rsidRDefault="00000000" w:rsidRPr="00000000" w14:paraId="00000363">
      <w:pPr>
        <w:spacing w:after="180" w:before="240" w:lineRule="auto"/>
        <w:rPr>
          <w:sz w:val="24"/>
          <w:szCs w:val="24"/>
        </w:rPr>
      </w:pPr>
      <w:r w:rsidDel="00000000" w:rsidR="00000000" w:rsidRPr="00000000">
        <w:rPr>
          <w:sz w:val="24"/>
          <w:szCs w:val="24"/>
          <w:rtl w:val="0"/>
        </w:rPr>
        <w:t xml:space="preserve">Characteristic Rolls are used for Saves, Heroic Actions, and other challenges that may be more generic than a Skill check. By now, you should know what your final characteristics are, but if not, hold off on this step until you’ve finalized them. Each has a place on the character sheet.</w:t>
      </w:r>
    </w:p>
    <w:p w:rsidR="00000000" w:rsidDel="00000000" w:rsidP="00000000" w:rsidRDefault="00000000" w:rsidRPr="00000000" w14:paraId="00000364">
      <w:pPr>
        <w:ind w:left="360" w:firstLine="0"/>
        <w:rPr>
          <w:sz w:val="24"/>
          <w:szCs w:val="24"/>
        </w:rPr>
      </w:pPr>
      <w:r w:rsidDel="00000000" w:rsidR="00000000" w:rsidRPr="00000000">
        <w:rPr>
          <w:sz w:val="24"/>
          <w:szCs w:val="24"/>
          <w:rtl w:val="0"/>
        </w:rPr>
        <w:t xml:space="preserve">•</w:t>
        <w:tab/>
        <w:t xml:space="preserve">Multiply STR×5 for your Effort roll.</w:t>
      </w:r>
    </w:p>
    <w:p w:rsidR="00000000" w:rsidDel="00000000" w:rsidP="00000000" w:rsidRDefault="00000000" w:rsidRPr="00000000" w14:paraId="00000365">
      <w:pPr>
        <w:ind w:left="360" w:firstLine="0"/>
        <w:rPr>
          <w:sz w:val="24"/>
          <w:szCs w:val="24"/>
        </w:rPr>
      </w:pPr>
      <w:r w:rsidDel="00000000" w:rsidR="00000000" w:rsidRPr="00000000">
        <w:rPr>
          <w:sz w:val="24"/>
          <w:szCs w:val="24"/>
          <w:rtl w:val="0"/>
        </w:rPr>
        <w:t xml:space="preserve">•</w:t>
        <w:tab/>
        <w:t xml:space="preserve">Multiply CON×5 for your Stamina roll.</w:t>
      </w:r>
    </w:p>
    <w:p w:rsidR="00000000" w:rsidDel="00000000" w:rsidP="00000000" w:rsidRDefault="00000000" w:rsidRPr="00000000" w14:paraId="00000366">
      <w:pPr>
        <w:ind w:left="360" w:firstLine="0"/>
        <w:rPr>
          <w:sz w:val="24"/>
          <w:szCs w:val="24"/>
        </w:rPr>
      </w:pPr>
      <w:r w:rsidDel="00000000" w:rsidR="00000000" w:rsidRPr="00000000">
        <w:rPr>
          <w:sz w:val="24"/>
          <w:szCs w:val="24"/>
          <w:rtl w:val="0"/>
        </w:rPr>
        <w:t xml:space="preserve">•</w:t>
        <w:tab/>
        <w:t xml:space="preserve">Multiply INT×5 for your Intellect roll.</w:t>
      </w:r>
    </w:p>
    <w:p w:rsidR="00000000" w:rsidDel="00000000" w:rsidP="00000000" w:rsidRDefault="00000000" w:rsidRPr="00000000" w14:paraId="00000367">
      <w:pPr>
        <w:ind w:left="360" w:firstLine="0"/>
        <w:rPr>
          <w:sz w:val="24"/>
          <w:szCs w:val="24"/>
        </w:rPr>
      </w:pPr>
      <w:r w:rsidDel="00000000" w:rsidR="00000000" w:rsidRPr="00000000">
        <w:rPr>
          <w:sz w:val="24"/>
          <w:szCs w:val="24"/>
          <w:rtl w:val="0"/>
        </w:rPr>
        <w:t xml:space="preserve">•</w:t>
        <w:tab/>
        <w:t xml:space="preserve">Multiply ACU×5 for your Spirit roll.</w:t>
      </w:r>
    </w:p>
    <w:p w:rsidR="00000000" w:rsidDel="00000000" w:rsidP="00000000" w:rsidRDefault="00000000" w:rsidRPr="00000000" w14:paraId="00000368">
      <w:pPr>
        <w:ind w:left="360" w:firstLine="0"/>
        <w:rPr>
          <w:sz w:val="24"/>
          <w:szCs w:val="24"/>
        </w:rPr>
      </w:pPr>
      <w:r w:rsidDel="00000000" w:rsidR="00000000" w:rsidRPr="00000000">
        <w:rPr>
          <w:sz w:val="24"/>
          <w:szCs w:val="24"/>
          <w:rtl w:val="0"/>
        </w:rPr>
        <w:t xml:space="preserve">•</w:t>
        <w:tab/>
        <w:t xml:space="preserve">Multiply DEX×5 for your Agility roll.</w:t>
      </w:r>
    </w:p>
    <w:p w:rsidR="00000000" w:rsidDel="00000000" w:rsidP="00000000" w:rsidRDefault="00000000" w:rsidRPr="00000000" w14:paraId="00000369">
      <w:pPr>
        <w:spacing w:after="180" w:lineRule="auto"/>
        <w:ind w:left="360" w:firstLine="0"/>
        <w:rPr>
          <w:sz w:val="24"/>
          <w:szCs w:val="24"/>
        </w:rPr>
      </w:pPr>
      <w:r w:rsidDel="00000000" w:rsidR="00000000" w:rsidRPr="00000000">
        <w:rPr>
          <w:sz w:val="24"/>
          <w:szCs w:val="24"/>
          <w:rtl w:val="0"/>
        </w:rPr>
        <w:t xml:space="preserve">•</w:t>
        <w:tab/>
        <w:t xml:space="preserve">Multiply SOC×5 for your Charm roll.</w:t>
      </w:r>
    </w:p>
    <w:p w:rsidR="00000000" w:rsidDel="00000000" w:rsidP="00000000" w:rsidRDefault="00000000" w:rsidRPr="00000000" w14:paraId="0000036A">
      <w:pPr>
        <w:spacing w:after="180" w:lineRule="auto"/>
        <w:ind w:left="0" w:firstLine="0"/>
        <w:rPr>
          <w:sz w:val="24"/>
          <w:szCs w:val="24"/>
        </w:rPr>
      </w:pPr>
      <w:r w:rsidDel="00000000" w:rsidR="00000000" w:rsidRPr="00000000">
        <w:rPr>
          <w:rtl w:val="0"/>
        </w:rPr>
      </w:r>
    </w:p>
    <w:p w:rsidR="00000000" w:rsidDel="00000000" w:rsidP="00000000" w:rsidRDefault="00000000" w:rsidRPr="00000000" w14:paraId="0000036B">
      <w:pPr>
        <w:pStyle w:val="Heading1"/>
        <w:spacing w:after="180" w:before="240" w:lineRule="auto"/>
        <w:rPr/>
      </w:pPr>
      <w:bookmarkStart w:colFirst="0" w:colLast="0" w:name="_qncohnluxyzb" w:id="35"/>
      <w:bookmarkEnd w:id="35"/>
      <w:r w:rsidDel="00000000" w:rsidR="00000000" w:rsidRPr="00000000">
        <w:rPr>
          <w:rtl w:val="0"/>
        </w:rPr>
        <w:t xml:space="preserve">Derived Characteristics</w:t>
      </w:r>
    </w:p>
    <w:p w:rsidR="00000000" w:rsidDel="00000000" w:rsidP="00000000" w:rsidRDefault="00000000" w:rsidRPr="00000000" w14:paraId="0000036C">
      <w:pPr>
        <w:spacing w:after="180" w:before="240" w:lineRule="auto"/>
        <w:rPr>
          <w:sz w:val="24"/>
          <w:szCs w:val="24"/>
        </w:rPr>
      </w:pPr>
      <w:r w:rsidDel="00000000" w:rsidR="00000000" w:rsidRPr="00000000">
        <w:rPr>
          <w:sz w:val="24"/>
          <w:szCs w:val="24"/>
          <w:rtl w:val="0"/>
        </w:rPr>
        <w:t xml:space="preserve">Now it’s time for the derived characteristics: damage modifier, hit points, power points and experience bonus. If you’re using optional systems, you should also determine any additional derived characteristics with help from your StoryGuide. Write the results on your character sheet.</w:t>
      </w:r>
    </w:p>
    <w:p w:rsidR="00000000" w:rsidDel="00000000" w:rsidP="00000000" w:rsidRDefault="00000000" w:rsidRPr="00000000" w14:paraId="0000036D">
      <w:pPr>
        <w:numPr>
          <w:ilvl w:val="0"/>
          <w:numId w:val="26"/>
        </w:numPr>
        <w:ind w:left="720" w:hanging="360"/>
        <w:rPr>
          <w:sz w:val="24"/>
          <w:szCs w:val="24"/>
        </w:rPr>
      </w:pPr>
      <w:r w:rsidDel="00000000" w:rsidR="00000000" w:rsidRPr="00000000">
        <w:rPr>
          <w:sz w:val="24"/>
          <w:szCs w:val="24"/>
          <w:rtl w:val="0"/>
        </w:rPr>
        <w:t xml:space="preserve">Damage Modifier: Add STR+SIZ and find the </w:t>
      </w:r>
      <w:r w:rsidDel="00000000" w:rsidR="00000000" w:rsidRPr="00000000">
        <w:rPr>
          <w:b w:val="1"/>
          <w:sz w:val="24"/>
          <w:szCs w:val="24"/>
          <w:rtl w:val="0"/>
        </w:rPr>
        <w:t xml:space="preserve">damage modifier</w:t>
      </w:r>
      <w:r w:rsidDel="00000000" w:rsidR="00000000" w:rsidRPr="00000000">
        <w:rPr>
          <w:sz w:val="24"/>
          <w:szCs w:val="24"/>
          <w:rtl w:val="0"/>
        </w:rPr>
        <w:t xml:space="preserve"> corresponding to your character’s total on the </w:t>
      </w:r>
      <w:r w:rsidDel="00000000" w:rsidR="00000000" w:rsidRPr="00000000">
        <w:rPr>
          <w:b w:val="1"/>
          <w:sz w:val="24"/>
          <w:szCs w:val="24"/>
          <w:rtl w:val="0"/>
        </w:rPr>
        <w:t xml:space="preserve">Damage Modifier</w:t>
      </w:r>
      <w:r w:rsidDel="00000000" w:rsidR="00000000" w:rsidRPr="00000000">
        <w:rPr>
          <w:sz w:val="24"/>
          <w:szCs w:val="24"/>
          <w:rtl w:val="0"/>
        </w:rPr>
        <w:t xml:space="preserve"> table (under Definitions below).</w:t>
      </w:r>
    </w:p>
    <w:p w:rsidR="00000000" w:rsidDel="00000000" w:rsidP="00000000" w:rsidRDefault="00000000" w:rsidRPr="00000000" w14:paraId="0000036E">
      <w:pPr>
        <w:numPr>
          <w:ilvl w:val="0"/>
          <w:numId w:val="26"/>
        </w:numPr>
        <w:ind w:left="720" w:hanging="360"/>
        <w:rPr>
          <w:sz w:val="24"/>
          <w:szCs w:val="24"/>
        </w:rPr>
      </w:pPr>
      <w:r w:rsidDel="00000000" w:rsidR="00000000" w:rsidRPr="00000000">
        <w:rPr>
          <w:b w:val="1"/>
          <w:sz w:val="24"/>
          <w:szCs w:val="24"/>
          <w:rtl w:val="0"/>
        </w:rPr>
        <w:t xml:space="preserve">Hit Points:</w:t>
      </w:r>
      <w:r w:rsidDel="00000000" w:rsidR="00000000" w:rsidRPr="00000000">
        <w:rPr>
          <w:sz w:val="24"/>
          <w:szCs w:val="24"/>
          <w:rtl w:val="0"/>
        </w:rPr>
        <w:t xml:space="preserve"> Add CON+SIZ. Write that number in the </w:t>
      </w:r>
      <w:r w:rsidDel="00000000" w:rsidR="00000000" w:rsidRPr="00000000">
        <w:rPr>
          <w:b w:val="1"/>
          <w:sz w:val="24"/>
          <w:szCs w:val="24"/>
          <w:rtl w:val="0"/>
        </w:rPr>
        <w:t xml:space="preserve">Hit Points</w:t>
      </w:r>
      <w:r w:rsidDel="00000000" w:rsidR="00000000" w:rsidRPr="00000000">
        <w:rPr>
          <w:sz w:val="24"/>
          <w:szCs w:val="24"/>
          <w:rtl w:val="0"/>
        </w:rPr>
        <w:t xml:space="preserve"> box on your character sheet and write it below. This is your character’s maximum hit points. If you are hurt, you will gain Wounds, which can not exceed your Max HP without dire consequences.</w:t>
      </w:r>
    </w:p>
    <w:p w:rsidR="00000000" w:rsidDel="00000000" w:rsidP="00000000" w:rsidRDefault="00000000" w:rsidRPr="00000000" w14:paraId="0000036F">
      <w:pPr>
        <w:numPr>
          <w:ilvl w:val="0"/>
          <w:numId w:val="26"/>
        </w:numPr>
        <w:ind w:left="720" w:hanging="360"/>
        <w:rPr>
          <w:sz w:val="24"/>
          <w:szCs w:val="24"/>
        </w:rPr>
      </w:pPr>
      <w:r w:rsidDel="00000000" w:rsidR="00000000" w:rsidRPr="00000000">
        <w:rPr>
          <w:b w:val="1"/>
          <w:sz w:val="24"/>
          <w:szCs w:val="24"/>
          <w:rtl w:val="0"/>
        </w:rPr>
        <w:t xml:space="preserve">Spirit Points:</w:t>
      </w:r>
      <w:r w:rsidDel="00000000" w:rsidR="00000000" w:rsidRPr="00000000">
        <w:rPr>
          <w:sz w:val="24"/>
          <w:szCs w:val="24"/>
          <w:rtl w:val="0"/>
        </w:rPr>
        <w:t xml:space="preserve"> </w:t>
      </w:r>
      <w:r w:rsidDel="00000000" w:rsidR="00000000" w:rsidRPr="00000000">
        <w:rPr>
          <w:sz w:val="24"/>
          <w:szCs w:val="24"/>
          <w:rtl w:val="0"/>
        </w:rPr>
        <w:t xml:space="preserve">These fuel magic spells, talents, and special abilities. </w:t>
      </w:r>
      <w:r w:rsidDel="00000000" w:rsidR="00000000" w:rsidRPr="00000000">
        <w:rPr>
          <w:rtl w:val="0"/>
        </w:rPr>
      </w:r>
    </w:p>
    <w:p w:rsidR="00000000" w:rsidDel="00000000" w:rsidP="00000000" w:rsidRDefault="00000000" w:rsidRPr="00000000" w14:paraId="00000370">
      <w:pPr>
        <w:numPr>
          <w:ilvl w:val="0"/>
          <w:numId w:val="26"/>
        </w:numPr>
        <w:ind w:left="720" w:hanging="360"/>
        <w:rPr>
          <w:sz w:val="24"/>
          <w:szCs w:val="24"/>
        </w:rPr>
      </w:pPr>
      <w:r w:rsidDel="00000000" w:rsidR="00000000" w:rsidRPr="00000000">
        <w:rPr>
          <w:b w:val="1"/>
          <w:sz w:val="24"/>
          <w:szCs w:val="24"/>
          <w:rtl w:val="0"/>
        </w:rPr>
        <w:t xml:space="preserve">Experience Bonus:</w:t>
      </w:r>
      <w:r w:rsidDel="00000000" w:rsidR="00000000" w:rsidRPr="00000000">
        <w:rPr>
          <w:sz w:val="24"/>
          <w:szCs w:val="24"/>
          <w:rtl w:val="0"/>
        </w:rPr>
        <w:t xml:space="preserve"> Your character’s experience bonus is equal to 1/2 their INT, rounded up.</w:t>
      </w:r>
    </w:p>
    <w:p w:rsidR="00000000" w:rsidDel="00000000" w:rsidP="00000000" w:rsidRDefault="00000000" w:rsidRPr="00000000" w14:paraId="00000371">
      <w:pPr>
        <w:numPr>
          <w:ilvl w:val="0"/>
          <w:numId w:val="26"/>
        </w:numPr>
        <w:spacing w:after="0" w:afterAutospacing="0" w:lineRule="auto"/>
        <w:ind w:left="720" w:hanging="360"/>
        <w:rPr>
          <w:sz w:val="24"/>
          <w:szCs w:val="24"/>
        </w:rPr>
      </w:pPr>
      <w:r w:rsidDel="00000000" w:rsidR="00000000" w:rsidRPr="00000000">
        <w:rPr>
          <w:b w:val="1"/>
          <w:sz w:val="24"/>
          <w:szCs w:val="24"/>
          <w:rtl w:val="0"/>
        </w:rPr>
        <w:t xml:space="preserve">Move (MOV):</w:t>
      </w:r>
      <w:r w:rsidDel="00000000" w:rsidR="00000000" w:rsidRPr="00000000">
        <w:rPr>
          <w:sz w:val="24"/>
          <w:szCs w:val="24"/>
          <w:rtl w:val="0"/>
        </w:rPr>
        <w:t xml:space="preserve"> Your character’s MOV measures how fast </w:t>
      </w:r>
      <w:r w:rsidDel="00000000" w:rsidR="00000000" w:rsidRPr="00000000">
        <w:rPr>
          <w:sz w:val="24"/>
          <w:szCs w:val="24"/>
          <w:rtl w:val="0"/>
        </w:rPr>
        <w:t xml:space="preserve">they are. Most medium creatures have a movement speed of 25’.</w:t>
      </w:r>
    </w:p>
    <w:p w:rsidR="00000000" w:rsidDel="00000000" w:rsidP="00000000" w:rsidRDefault="00000000" w:rsidRPr="00000000" w14:paraId="00000372">
      <w:pPr>
        <w:numPr>
          <w:ilvl w:val="0"/>
          <w:numId w:val="26"/>
        </w:numPr>
        <w:spacing w:after="180" w:lineRule="auto"/>
        <w:ind w:left="720" w:hanging="360"/>
        <w:rPr>
          <w:sz w:val="24"/>
          <w:szCs w:val="24"/>
        </w:rPr>
      </w:pPr>
      <w:r w:rsidDel="00000000" w:rsidR="00000000" w:rsidRPr="00000000">
        <w:rPr>
          <w:b w:val="1"/>
          <w:sz w:val="24"/>
          <w:szCs w:val="24"/>
          <w:rtl w:val="0"/>
        </w:rPr>
        <w:t xml:space="preserve">Horror:</w:t>
      </w:r>
      <w:r w:rsidDel="00000000" w:rsidR="00000000" w:rsidRPr="00000000">
        <w:rPr>
          <w:sz w:val="24"/>
          <w:szCs w:val="24"/>
          <w:rtl w:val="0"/>
        </w:rPr>
        <w:t xml:space="preserve"> Your </w:t>
      </w:r>
      <w:r w:rsidDel="00000000" w:rsidR="00000000" w:rsidRPr="00000000">
        <w:rPr>
          <w:sz w:val="24"/>
          <w:szCs w:val="24"/>
          <w:rtl w:val="0"/>
        </w:rPr>
        <w:t xml:space="preserve">ACU</w:t>
      </w:r>
      <w:r w:rsidDel="00000000" w:rsidR="00000000" w:rsidRPr="00000000">
        <w:rPr>
          <w:sz w:val="24"/>
          <w:szCs w:val="24"/>
          <w:rtl w:val="0"/>
        </w:rPr>
        <w:t xml:space="preserve">×</w:t>
      </w:r>
      <w:r w:rsidDel="00000000" w:rsidR="00000000" w:rsidRPr="00000000">
        <w:rPr>
          <w:sz w:val="24"/>
          <w:szCs w:val="24"/>
          <w:rtl w:val="0"/>
        </w:rPr>
        <w:t xml:space="preserve">5</w:t>
      </w:r>
      <w:r w:rsidDel="00000000" w:rsidR="00000000" w:rsidRPr="00000000">
        <w:rPr>
          <w:sz w:val="24"/>
          <w:szCs w:val="24"/>
          <w:rtl w:val="0"/>
        </w:rPr>
        <w:t xml:space="preserve"> is your Max Horror Resistance total. In play, if you gain Horror, it lowers your Horror Resistance. When your character reaches 0 Horror Resistance, they are considered unplayable.</w:t>
      </w:r>
    </w:p>
    <w:p w:rsidR="00000000" w:rsidDel="00000000" w:rsidP="00000000" w:rsidRDefault="00000000" w:rsidRPr="00000000" w14:paraId="00000373">
      <w:pPr>
        <w:spacing w:after="180" w:lineRule="auto"/>
        <w:ind w:left="360" w:firstLine="0"/>
        <w:rPr>
          <w:sz w:val="24"/>
          <w:szCs w:val="24"/>
        </w:rPr>
      </w:pPr>
      <w:r w:rsidDel="00000000" w:rsidR="00000000" w:rsidRPr="00000000">
        <w:rPr>
          <w:rtl w:val="0"/>
        </w:rPr>
      </w:r>
    </w:p>
    <w:p w:rsidR="00000000" w:rsidDel="00000000" w:rsidP="00000000" w:rsidRDefault="00000000" w:rsidRPr="00000000" w14:paraId="00000374">
      <w:pPr>
        <w:pStyle w:val="Heading1"/>
        <w:rPr/>
      </w:pPr>
      <w:bookmarkStart w:colFirst="0" w:colLast="0" w:name="_tkd6s96vzqsk" w:id="36"/>
      <w:bookmarkEnd w:id="36"/>
      <w:commentRangeStart w:id="2"/>
      <w:r w:rsidDel="00000000" w:rsidR="00000000" w:rsidRPr="00000000">
        <w:rPr>
          <w:rtl w:val="0"/>
        </w:rPr>
        <w:t xml:space="preserve">Assigning Skills </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375">
      <w:pPr>
        <w:pStyle w:val="Heading3"/>
        <w:rPr/>
      </w:pPr>
      <w:bookmarkStart w:colFirst="0" w:colLast="0" w:name="_cmm8vpu6qb5" w:id="37"/>
      <w:bookmarkEnd w:id="37"/>
      <w:r w:rsidDel="00000000" w:rsidR="00000000" w:rsidRPr="00000000">
        <w:rPr>
          <w:rtl w:val="0"/>
        </w:rPr>
        <w:t xml:space="preserve">Professions and Skills</w:t>
      </w:r>
    </w:p>
    <w:p w:rsidR="00000000" w:rsidDel="00000000" w:rsidP="00000000" w:rsidRDefault="00000000" w:rsidRPr="00000000" w14:paraId="00000376">
      <w:pPr>
        <w:spacing w:after="180" w:before="240" w:lineRule="auto"/>
        <w:rPr>
          <w:sz w:val="24"/>
          <w:szCs w:val="24"/>
        </w:rPr>
      </w:pPr>
      <w:r w:rsidDel="00000000" w:rsidR="00000000" w:rsidRPr="00000000">
        <w:rPr>
          <w:sz w:val="24"/>
          <w:szCs w:val="24"/>
          <w:rtl w:val="0"/>
        </w:rPr>
        <w:t xml:space="preserve">To determine the starting skills for your character, reference the profession chosen during your Life Path. Professions are described fully later in this chapter. Your StoryGuide may restrict available professions, so ask before making this choice. Some professions provide special advantages, such as the use of magic. Note these on the character sheet.</w:t>
      </w:r>
    </w:p>
    <w:p w:rsidR="00000000" w:rsidDel="00000000" w:rsidP="00000000" w:rsidRDefault="00000000" w:rsidRPr="00000000" w14:paraId="00000377">
      <w:pPr>
        <w:spacing w:after="180" w:before="240" w:lineRule="auto"/>
        <w:rPr>
          <w:sz w:val="24"/>
          <w:szCs w:val="24"/>
        </w:rPr>
      </w:pPr>
      <w:r w:rsidDel="00000000" w:rsidR="00000000" w:rsidRPr="00000000">
        <w:rPr>
          <w:sz w:val="24"/>
          <w:szCs w:val="24"/>
          <w:rtl w:val="0"/>
        </w:rPr>
        <w:t xml:space="preserve">Once a profession has been chosen, determine the character’s professional skill point pool. This represents what your character has learned in that profession, whether through training or on-the-job experience. As always, skill points are added to any bonuses granted from previous steps and to the skill’s base chance.</w:t>
      </w:r>
    </w:p>
    <w:p w:rsidR="00000000" w:rsidDel="00000000" w:rsidP="00000000" w:rsidRDefault="00000000" w:rsidRPr="00000000" w14:paraId="00000378">
      <w:pPr>
        <w:spacing w:after="180" w:before="240" w:lineRule="auto"/>
        <w:rPr>
          <w:sz w:val="24"/>
          <w:szCs w:val="24"/>
        </w:rPr>
      </w:pPr>
      <w:r w:rsidDel="00000000" w:rsidR="00000000" w:rsidRPr="00000000">
        <w:rPr>
          <w:sz w:val="24"/>
          <w:szCs w:val="24"/>
          <w:rtl w:val="0"/>
        </w:rPr>
        <w:t xml:space="preserve">The campaign’s power level determines the initial skill point pool. Your StoryGuide should have decided by now what kind of game they will run, and how powerful and competent player characters should be.</w:t>
      </w:r>
    </w:p>
    <w:p w:rsidR="00000000" w:rsidDel="00000000" w:rsidP="00000000" w:rsidRDefault="00000000" w:rsidRPr="00000000" w14:paraId="00000379">
      <w:pPr>
        <w:numPr>
          <w:ilvl w:val="0"/>
          <w:numId w:val="20"/>
        </w:numPr>
        <w:ind w:left="720" w:hanging="360"/>
        <w:rPr>
          <w:sz w:val="24"/>
          <w:szCs w:val="24"/>
          <w:u w:val="none"/>
        </w:rPr>
      </w:pPr>
      <w:r w:rsidDel="00000000" w:rsidR="00000000" w:rsidRPr="00000000">
        <w:rPr>
          <w:b w:val="1"/>
          <w:sz w:val="24"/>
          <w:szCs w:val="24"/>
          <w:rtl w:val="0"/>
        </w:rPr>
        <w:t xml:space="preserve">Professional Skills: </w:t>
      </w:r>
      <w:r w:rsidDel="00000000" w:rsidR="00000000" w:rsidRPr="00000000">
        <w:rPr>
          <w:sz w:val="24"/>
          <w:szCs w:val="24"/>
          <w:rtl w:val="0"/>
        </w:rPr>
        <w:t xml:space="preserve">Allot </w:t>
      </w:r>
      <w:r w:rsidDel="00000000" w:rsidR="00000000" w:rsidRPr="00000000">
        <w:rPr>
          <w:b w:val="1"/>
          <w:i w:val="1"/>
          <w:sz w:val="24"/>
          <w:szCs w:val="24"/>
          <w:rtl w:val="0"/>
        </w:rPr>
        <w:t xml:space="preserve">250 points to professional skills</w:t>
      </w:r>
      <w:r w:rsidDel="00000000" w:rsidR="00000000" w:rsidRPr="00000000">
        <w:rPr>
          <w:sz w:val="24"/>
          <w:szCs w:val="24"/>
          <w:rtl w:val="0"/>
        </w:rPr>
        <w:t xml:space="preserve">. No skill should begin higher than </w:t>
      </w:r>
      <w:r w:rsidDel="00000000" w:rsidR="00000000" w:rsidRPr="00000000">
        <w:rPr>
          <w:b w:val="1"/>
          <w:i w:val="1"/>
          <w:sz w:val="24"/>
          <w:szCs w:val="24"/>
          <w:rtl w:val="0"/>
        </w:rPr>
        <w:t xml:space="preserve">75%</w:t>
      </w:r>
      <w:r w:rsidDel="00000000" w:rsidR="00000000" w:rsidRPr="00000000">
        <w:rPr>
          <w:sz w:val="24"/>
          <w:szCs w:val="24"/>
          <w:rtl w:val="0"/>
        </w:rPr>
        <w:t xml:space="preserve">.  If a combination of bonuses increases the skill to more than 75% before this step, do not add any additional skill points.</w:t>
      </w:r>
    </w:p>
    <w:p w:rsidR="00000000" w:rsidDel="00000000" w:rsidP="00000000" w:rsidRDefault="00000000" w:rsidRPr="00000000" w14:paraId="0000037A">
      <w:pPr>
        <w:spacing w:after="180" w:lineRule="auto"/>
        <w:ind w:left="0" w:firstLine="0"/>
        <w:rPr>
          <w:sz w:val="24"/>
          <w:szCs w:val="24"/>
        </w:rPr>
      </w:pPr>
      <w:r w:rsidDel="00000000" w:rsidR="00000000" w:rsidRPr="00000000">
        <w:rPr>
          <w:rtl w:val="0"/>
        </w:rPr>
      </w:r>
    </w:p>
    <w:p w:rsidR="00000000" w:rsidDel="00000000" w:rsidP="00000000" w:rsidRDefault="00000000" w:rsidRPr="00000000" w14:paraId="0000037B">
      <w:pPr>
        <w:spacing w:after="180" w:before="240" w:lineRule="auto"/>
        <w:rPr>
          <w:sz w:val="24"/>
          <w:szCs w:val="24"/>
        </w:rPr>
      </w:pPr>
      <w:r w:rsidDel="00000000" w:rsidR="00000000" w:rsidRPr="00000000">
        <w:rPr>
          <w:sz w:val="24"/>
          <w:szCs w:val="24"/>
          <w:rtl w:val="0"/>
        </w:rPr>
        <w:t xml:space="preserve">For an original profession, allot the power level’s number of skill points, as above. Your StoryGuide may have some restrictions on how these skill points can be spent.</w:t>
      </w:r>
    </w:p>
    <w:p w:rsidR="00000000" w:rsidDel="00000000" w:rsidP="00000000" w:rsidRDefault="00000000" w:rsidRPr="00000000" w14:paraId="0000037C">
      <w:pPr>
        <w:numPr>
          <w:ilvl w:val="0"/>
          <w:numId w:val="12"/>
        </w:numPr>
        <w:spacing w:after="0" w:afterAutospacing="0" w:before="240" w:lineRule="auto"/>
        <w:ind w:left="720" w:hanging="360"/>
        <w:rPr>
          <w:sz w:val="24"/>
          <w:szCs w:val="24"/>
          <w:u w:val="none"/>
        </w:rPr>
      </w:pPr>
      <w:commentRangeStart w:id="3"/>
      <w:commentRangeStart w:id="4"/>
      <w:r w:rsidDel="00000000" w:rsidR="00000000" w:rsidRPr="00000000">
        <w:rPr>
          <w:b w:val="1"/>
          <w:sz w:val="24"/>
          <w:szCs w:val="24"/>
          <w:rtl w:val="0"/>
        </w:rPr>
        <w:t xml:space="preserve">Personal Skills:</w:t>
      </w:r>
      <w:r w:rsidDel="00000000" w:rsidR="00000000" w:rsidRPr="00000000">
        <w:rPr>
          <w:sz w:val="24"/>
          <w:szCs w:val="24"/>
          <w:rtl w:val="0"/>
        </w:rPr>
        <w:t xml:space="preserve"> Once all professional skill points have been allocated, multiply your character’s</w:t>
      </w:r>
      <w:r w:rsidDel="00000000" w:rsidR="00000000" w:rsidRPr="00000000">
        <w:rPr>
          <w:b w:val="1"/>
          <w:i w:val="1"/>
          <w:sz w:val="24"/>
          <w:szCs w:val="24"/>
          <w:rtl w:val="0"/>
        </w:rPr>
        <w:t xml:space="preserve"> INT×10</w:t>
      </w:r>
      <w:r w:rsidDel="00000000" w:rsidR="00000000" w:rsidRPr="00000000">
        <w:rPr>
          <w:sz w:val="24"/>
          <w:szCs w:val="24"/>
          <w:rtl w:val="0"/>
        </w:rPr>
        <w:t xml:space="preserve"> </w:t>
      </w:r>
      <w:commentRangeEnd w:id="3"/>
      <w:r w:rsidDel="00000000" w:rsidR="00000000" w:rsidRPr="00000000">
        <w:commentReference w:id="3"/>
      </w:r>
      <w:commentRangeEnd w:id="4"/>
      <w:r w:rsidDel="00000000" w:rsidR="00000000" w:rsidRPr="00000000">
        <w:commentReference w:id="4"/>
      </w:r>
      <w:r w:rsidDel="00000000" w:rsidR="00000000" w:rsidRPr="00000000">
        <w:rPr>
          <w:sz w:val="24"/>
          <w:szCs w:val="24"/>
          <w:rtl w:val="0"/>
        </w:rPr>
        <w:t xml:space="preserve">to determine their personal skill point pool. Spend these skill points on any skills you like, with your StoryGuide’s approval. Add points spent on a skill to its base chance, profession bonuses (if any), professional skill point allocations, and skill category bonuses (if any). The total must not exceed 75%. </w:t>
      </w:r>
    </w:p>
    <w:p w:rsidR="00000000" w:rsidDel="00000000" w:rsidP="00000000" w:rsidRDefault="00000000" w:rsidRPr="00000000" w14:paraId="0000037D">
      <w:pPr>
        <w:numPr>
          <w:ilvl w:val="0"/>
          <w:numId w:val="12"/>
        </w:numPr>
        <w:ind w:left="720" w:hanging="360"/>
      </w:pPr>
      <w:r w:rsidDel="00000000" w:rsidR="00000000" w:rsidRPr="00000000">
        <w:rPr>
          <w:b w:val="1"/>
          <w:rtl w:val="0"/>
        </w:rPr>
        <w:t xml:space="preserve">Skill Category Bonuses</w:t>
      </w:r>
      <w:r w:rsidDel="00000000" w:rsidR="00000000" w:rsidRPr="00000000">
        <w:rPr>
          <w:rtl w:val="0"/>
        </w:rPr>
        <w:t xml:space="preserve"> are added to each skill as we</w:t>
      </w:r>
      <w:r w:rsidDel="00000000" w:rsidR="00000000" w:rsidRPr="00000000">
        <w:rPr>
          <w:rtl w:val="0"/>
        </w:rPr>
        <w:t xml:space="preserve">ll. This is discussed below under Definitions (pg. $$).</w:t>
      </w:r>
    </w:p>
    <w:p w:rsidR="00000000" w:rsidDel="00000000" w:rsidP="00000000" w:rsidRDefault="00000000" w:rsidRPr="00000000" w14:paraId="0000037E">
      <w:pPr>
        <w:spacing w:after="180" w:before="240" w:lineRule="auto"/>
        <w:rPr>
          <w:sz w:val="24"/>
          <w:szCs w:val="24"/>
        </w:rPr>
      </w:pPr>
      <w:r w:rsidDel="00000000" w:rsidR="00000000" w:rsidRPr="00000000">
        <w:rPr>
          <w:sz w:val="24"/>
          <w:szCs w:val="24"/>
          <w:rtl w:val="0"/>
        </w:rPr>
        <w:t xml:space="preserve">Calculate the final rankings for all character skills from base chance, professional skill pool, personal skill pool, and the optional skill category bonuses. You might want to shift some points around at this time but try to keep the professional skill points and personal skill points separate.</w:t>
      </w:r>
    </w:p>
    <w:p w:rsidR="00000000" w:rsidDel="00000000" w:rsidP="00000000" w:rsidRDefault="00000000" w:rsidRPr="00000000" w14:paraId="0000037F">
      <w:pPr>
        <w:pStyle w:val="Heading1"/>
        <w:spacing w:after="180" w:before="240" w:lineRule="auto"/>
        <w:rPr/>
      </w:pPr>
      <w:bookmarkStart w:colFirst="0" w:colLast="0" w:name="_797i4uja7yw2" w:id="38"/>
      <w:bookmarkEnd w:id="38"/>
      <w:r w:rsidDel="00000000" w:rsidR="00000000" w:rsidRPr="00000000">
        <w:rPr>
          <w:rtl w:val="0"/>
        </w:rPr>
        <w:t xml:space="preserve">Talents</w:t>
      </w:r>
      <w:r w:rsidDel="00000000" w:rsidR="00000000" w:rsidRPr="00000000">
        <w:rPr>
          <w:rtl w:val="0"/>
        </w:rPr>
      </w:r>
    </w:p>
    <w:p w:rsidR="00000000" w:rsidDel="00000000" w:rsidP="00000000" w:rsidRDefault="00000000" w:rsidRPr="00000000" w14:paraId="00000380">
      <w:pPr>
        <w:spacing w:after="180" w:before="240" w:lineRule="auto"/>
        <w:ind w:left="0" w:firstLine="0"/>
        <w:rPr>
          <w:sz w:val="24"/>
          <w:szCs w:val="24"/>
        </w:rPr>
      </w:pPr>
      <w:r w:rsidDel="00000000" w:rsidR="00000000" w:rsidRPr="00000000">
        <w:rPr>
          <w:sz w:val="24"/>
          <w:szCs w:val="24"/>
          <w:rtl w:val="0"/>
        </w:rPr>
        <w:t xml:space="preserve">Talents are special abilities a character is either born with or gains through training. Talents are a way for players to customize their character, moving beyond their Profession skills. There are Archetype Talents which place a character on a specialized path. These Talents have prerequisites, but a character can have Talents in any Archetype they want, as long as they have the prerequisite Talent. Other Talents or more generalized, with only a point cost.</w:t>
      </w:r>
    </w:p>
    <w:p w:rsidR="00000000" w:rsidDel="00000000" w:rsidP="00000000" w:rsidRDefault="00000000" w:rsidRPr="00000000" w14:paraId="00000381">
      <w:pPr>
        <w:spacing w:after="180" w:before="240" w:lineRule="auto"/>
        <w:ind w:left="0" w:firstLine="0"/>
        <w:rPr>
          <w:sz w:val="24"/>
          <w:szCs w:val="24"/>
        </w:rPr>
      </w:pPr>
      <w:r w:rsidDel="00000000" w:rsidR="00000000" w:rsidRPr="00000000">
        <w:rPr>
          <w:sz w:val="24"/>
          <w:szCs w:val="24"/>
          <w:rtl w:val="0"/>
        </w:rPr>
        <w:t xml:space="preserve">Players gain 3 points to spend on initial Talents when creating a character. The cost for each Talent is shown in parentheses beside each description. As characters go up in level, they gain additional Talent points from the StoryGuide as rewards. These points can be spent right away or saved up and spent on a higher-cost talent later.</w:t>
      </w:r>
      <w:r w:rsidDel="00000000" w:rsidR="00000000" w:rsidRPr="00000000">
        <w:rPr>
          <w:sz w:val="24"/>
          <w:szCs w:val="24"/>
          <w:rtl w:val="0"/>
        </w:rPr>
        <w:t xml:space="preserve"> </w:t>
      </w:r>
    </w:p>
    <w:p w:rsidR="00000000" w:rsidDel="00000000" w:rsidP="00000000" w:rsidRDefault="00000000" w:rsidRPr="00000000" w14:paraId="00000382">
      <w:pPr>
        <w:pStyle w:val="Heading1"/>
        <w:spacing w:after="180" w:before="240" w:lineRule="auto"/>
        <w:rPr/>
      </w:pPr>
      <w:bookmarkStart w:colFirst="0" w:colLast="0" w:name="_ygu3s9at486u" w:id="39"/>
      <w:bookmarkEnd w:id="39"/>
      <w:r w:rsidDel="00000000" w:rsidR="00000000" w:rsidRPr="00000000">
        <w:rPr>
          <w:rtl w:val="0"/>
        </w:rPr>
        <w:t xml:space="preserve">Languages</w:t>
      </w:r>
    </w:p>
    <w:p w:rsidR="00000000" w:rsidDel="00000000" w:rsidP="00000000" w:rsidRDefault="00000000" w:rsidRPr="00000000" w14:paraId="00000383">
      <w:pPr>
        <w:spacing w:after="180" w:before="240" w:lineRule="auto"/>
        <w:ind w:left="0" w:firstLine="0"/>
        <w:rPr>
          <w:ins w:author="Jeff Mackie" w:id="0" w:date="2025-08-02T01:24:00Z"/>
          <w:sz w:val="24"/>
          <w:szCs w:val="24"/>
        </w:rPr>
      </w:pPr>
      <w:r w:rsidDel="00000000" w:rsidR="00000000" w:rsidRPr="00000000">
        <w:rPr>
          <w:sz w:val="24"/>
          <w:szCs w:val="24"/>
          <w:rtl w:val="0"/>
        </w:rPr>
        <w:t xml:space="preserve">A character begins the adventure with starting languages dependent on their INT. They get INT/6 rounded up as starting languages. You have a 90% understanding of starting languages. More languages can be learned during your adventures, and after a month of studying any language (this can be a downtime activity) and a successful Research check (this can be aided by another Character’s Teach skill if they are 50% proficient with the language), you will start with a 10% skill in that language.</w:t>
      </w:r>
      <w:ins w:author="Jeff Mackie" w:id="0" w:date="2025-08-02T01:24:00Z">
        <w:r w:rsidDel="00000000" w:rsidR="00000000" w:rsidRPr="00000000">
          <w:rPr>
            <w:rtl w:val="0"/>
          </w:rPr>
        </w:r>
      </w:ins>
    </w:p>
    <w:p w:rsidR="00000000" w:rsidDel="00000000" w:rsidP="00000000" w:rsidRDefault="00000000" w:rsidRPr="00000000" w14:paraId="00000384">
      <w:pPr>
        <w:pStyle w:val="Heading3"/>
        <w:spacing w:after="180" w:before="240" w:lineRule="auto"/>
        <w:rPr>
          <w:ins w:author="Jeff Mackie" w:id="0" w:date="2025-08-02T01:24:00Z"/>
          <w:rPrChange w:author="Jeff Mackie" w:id="1" w:date="2025-08-02T01:24:00Z">
            <w:rPr>
              <w:sz w:val="24"/>
              <w:szCs w:val="24"/>
            </w:rPr>
          </w:rPrChange>
        </w:rPr>
      </w:pPr>
      <w:ins w:author="Jeff Mackie" w:id="0" w:date="2025-08-02T01:24:00Z">
        <w:bookmarkStart w:colFirst="0" w:colLast="0" w:name="_oohpss2s6pr" w:id="40"/>
        <w:bookmarkEnd w:id="40"/>
        <w:r w:rsidDel="00000000" w:rsidR="00000000" w:rsidRPr="00000000">
          <w:rPr>
            <w:rtl w:val="0"/>
            <w:rPrChange w:author="Jeff Mackie" w:id="1" w:date="2025-08-02T01:24:00Z">
              <w:rPr>
                <w:sz w:val="24"/>
                <w:szCs w:val="24"/>
              </w:rPr>
            </w:rPrChange>
          </w:rPr>
          <w:br w:type="textWrapping"/>
          <w:t xml:space="preserve">Restricted Languages</w:t>
        </w:r>
      </w:ins>
    </w:p>
    <w:p w:rsidR="00000000" w:rsidDel="00000000" w:rsidP="00000000" w:rsidRDefault="00000000" w:rsidRPr="00000000" w14:paraId="00000385">
      <w:pPr>
        <w:spacing w:after="180" w:before="240" w:lineRule="auto"/>
        <w:ind w:left="0" w:firstLine="0"/>
        <w:rPr>
          <w:sz w:val="24"/>
          <w:szCs w:val="24"/>
        </w:rPr>
      </w:pPr>
      <w:ins w:author="Jeff Mackie" w:id="0" w:date="2025-08-02T01:24:00Z">
        <w:r w:rsidDel="00000000" w:rsidR="00000000" w:rsidRPr="00000000">
          <w:rPr>
            <w:sz w:val="24"/>
            <w:szCs w:val="24"/>
            <w:rtl w:val="0"/>
          </w:rPr>
          <w:t xml:space="preserve">Some languages are considered ‘Restricted’ languages, meaning for various reasons these languages are obscure, spoken by few and tied to forgotten knowledge, magical traditions, or forbidden lore. Restricted Languages</w:t>
        </w:r>
        <w:r w:rsidDel="00000000" w:rsidR="00000000" w:rsidRPr="00000000">
          <w:rPr>
            <w:sz w:val="24"/>
            <w:szCs w:val="24"/>
            <w:rtl w:val="0"/>
            <w:rPrChange w:author="Jeff Mackie" w:id="1" w:date="2025-08-02T01:24:00Z">
              <w:rPr>
                <w:sz w:val="24"/>
                <w:szCs w:val="24"/>
              </w:rPr>
            </w:rPrChange>
          </w:rPr>
          <w:t xml:space="preserve"> cannot be chosen at character creation without StoryGuide approval.</w:t>
        </w:r>
      </w:ins>
      <w:r w:rsidDel="00000000" w:rsidR="00000000" w:rsidRPr="00000000">
        <w:rPr>
          <w:rtl w:val="0"/>
        </w:rPr>
      </w:r>
    </w:p>
    <w:p w:rsidR="00000000" w:rsidDel="00000000" w:rsidP="00000000" w:rsidRDefault="00000000" w:rsidRPr="00000000" w14:paraId="00000386">
      <w:pPr>
        <w:spacing w:after="180" w:before="240" w:lineRule="auto"/>
        <w:ind w:left="0" w:firstLine="0"/>
        <w:rPr>
          <w:sz w:val="24"/>
          <w:szCs w:val="24"/>
        </w:rPr>
      </w:pPr>
      <w:r w:rsidDel="00000000" w:rsidR="00000000" w:rsidRPr="00000000">
        <w:rPr>
          <w:rtl w:val="0"/>
        </w:rPr>
      </w:r>
    </w:p>
    <w:tbl>
      <w:tblPr>
        <w:tblStyle w:val="Table3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gridCol w:w="2160"/>
        <w:gridCol w:w="2160"/>
        <w:tblGridChange w:id="0">
          <w:tblGrid>
            <w:gridCol w:w="2160"/>
            <w:gridCol w:w="2160"/>
            <w:gridCol w:w="2160"/>
            <w:gridCol w:w="216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INT:</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8</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9 -14</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15 -18</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 Languages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3</w:t>
            </w:r>
          </w:p>
        </w:tc>
      </w:tr>
    </w:tbl>
    <w:p w:rsidR="00000000" w:rsidDel="00000000" w:rsidP="00000000" w:rsidRDefault="00000000" w:rsidRPr="00000000" w14:paraId="0000038F">
      <w:pPr>
        <w:pStyle w:val="Heading3"/>
        <w:rPr/>
      </w:pPr>
      <w:bookmarkStart w:colFirst="0" w:colLast="0" w:name="_pbniyvrgn4pu" w:id="41"/>
      <w:bookmarkEnd w:id="41"/>
      <w:r w:rsidDel="00000000" w:rsidR="00000000" w:rsidRPr="00000000">
        <w:rPr>
          <w:rtl w:val="0"/>
        </w:rPr>
        <w:t xml:space="preserve">Languages:</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b w:val="1"/>
          <w:rtl w:val="0"/>
        </w:rPr>
        <w:t xml:space="preserve">Common</w:t>
      </w:r>
      <w:r w:rsidDel="00000000" w:rsidR="00000000" w:rsidRPr="00000000">
        <w:rPr>
          <w:rtl w:val="0"/>
        </w:rPr>
        <w:t xml:space="preserve"> is spoken by almost all within the lands of Atheles. It is based on the original tongues of the first terans and has borrowed heavily from Elven.</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b w:val="1"/>
          <w:rtl w:val="0"/>
        </w:rPr>
        <w:t xml:space="preserve">Dworven</w:t>
      </w:r>
      <w:r w:rsidDel="00000000" w:rsidR="00000000" w:rsidRPr="00000000">
        <w:rPr>
          <w:rtl w:val="0"/>
        </w:rPr>
        <w:t xml:space="preserve"> is not connected to the other languages of Atheles. It was brought back into the world when the dworves awoke, and they claim it is the closest to the speech of the gods. It is a deep and harmonic language.</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b w:val="1"/>
          <w:rtl w:val="0"/>
        </w:rPr>
        <w:t xml:space="preserve">Eldar</w:t>
      </w:r>
      <w:r w:rsidDel="00000000" w:rsidR="00000000" w:rsidRPr="00000000">
        <w:rPr>
          <w:rtl w:val="0"/>
        </w:rPr>
        <w:t xml:space="preserve"> </w:t>
      </w:r>
      <w:ins w:author="Jeff Mackie" w:id="2" w:date="2025-08-02T01:22:37Z">
        <w:r w:rsidDel="00000000" w:rsidR="00000000" w:rsidRPr="00000000">
          <w:rPr>
            <w:rtl w:val="0"/>
          </w:rPr>
          <w:t xml:space="preserve">(Restricted) </w:t>
        </w:r>
      </w:ins>
      <w:r w:rsidDel="00000000" w:rsidR="00000000" w:rsidRPr="00000000">
        <w:rPr>
          <w:rtl w:val="0"/>
        </w:rPr>
        <w:t xml:space="preserve">is the ancient language of the eldar, a people who were lost due to the genocide by Kaldrath. Eldar can not be a starting language, and can not be deciphered with any Language spell. There is something mystical about it, and any skill checks relating to it are </w:t>
      </w:r>
      <w:r w:rsidDel="00000000" w:rsidR="00000000" w:rsidRPr="00000000">
        <w:rPr>
          <w:i w:val="1"/>
          <w:rtl w:val="0"/>
        </w:rPr>
        <w:t xml:space="preserve">difficult</w:t>
      </w:r>
      <w:r w:rsidDel="00000000" w:rsidR="00000000" w:rsidRPr="00000000">
        <w:rPr>
          <w:rtl w:val="0"/>
        </w:rPr>
        <w:t xml:space="preserve">.</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b w:val="1"/>
          <w:rtl w:val="0"/>
        </w:rPr>
        <w:t xml:space="preserve">Elvish</w:t>
      </w:r>
      <w:r w:rsidDel="00000000" w:rsidR="00000000" w:rsidRPr="00000000">
        <w:rPr>
          <w:rtl w:val="0"/>
        </w:rPr>
        <w:t xml:space="preserve"> is the language of the elves, a language as old as the stars they claim. Their language was based on the ancient eldar language, but has long since deviated and become its own. It is a melodic and soothing language. </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b w:val="1"/>
          <w:rtl w:val="0"/>
        </w:rPr>
        <w:t xml:space="preserve">Fey</w:t>
      </w:r>
      <w:r w:rsidDel="00000000" w:rsidR="00000000" w:rsidRPr="00000000">
        <w:rPr>
          <w:rtl w:val="0"/>
        </w:rPr>
        <w:t xml:space="preserve"> is the language of the earth, or so the fauns claim. It is soft and whispering. The cultural language of elflings and fauns is Fey.</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b w:val="1"/>
          <w:rtl w:val="0"/>
        </w:rPr>
        <w:t xml:space="preserve">Goblin</w:t>
      </w:r>
      <w:r w:rsidDel="00000000" w:rsidR="00000000" w:rsidRPr="00000000">
        <w:rPr>
          <w:rtl w:val="0"/>
        </w:rPr>
        <w:t xml:space="preserve"> is a corruption of the fey language, filled with growls and whines. While some goblinoid creatures can speak common, they prefer their own language.</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b w:val="1"/>
          <w:rtl w:val="0"/>
        </w:rPr>
        <w:t xml:space="preserve">Ishian</w:t>
      </w:r>
      <w:r w:rsidDel="00000000" w:rsidR="00000000" w:rsidRPr="00000000">
        <w:rPr>
          <w:rtl w:val="0"/>
        </w:rPr>
        <w:t xml:space="preserve"> is the language of the southern empire of Ish. It comes from the same roots as Common, but while Common was influenced by elven, Ish was not.</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b w:val="1"/>
          <w:rtl w:val="0"/>
        </w:rPr>
        <w:t xml:space="preserve">Navirite</w:t>
      </w:r>
      <w:r w:rsidDel="00000000" w:rsidR="00000000" w:rsidRPr="00000000">
        <w:rPr>
          <w:rtl w:val="0"/>
        </w:rPr>
        <w:t xml:space="preserve"> is the speech of the Navirim, the other universe and plane of existence. Some call it the language of demons, while others note that it shares some similarities with Elven.</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b w:val="1"/>
          <w:rtl w:val="0"/>
        </w:rPr>
        <w:t xml:space="preserve">Northern</w:t>
      </w:r>
      <w:r w:rsidDel="00000000" w:rsidR="00000000" w:rsidRPr="00000000">
        <w:rPr>
          <w:rtl w:val="0"/>
        </w:rPr>
        <w:t xml:space="preserve"> is the language of Vanadhus, a Northwestern island kingdom that grew in isolation until their culture turned to shipbuilding, exploration, and trade.</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b w:val="1"/>
          <w:rtl w:val="0"/>
        </w:rPr>
        <w:t xml:space="preserve">Tirian</w:t>
      </w:r>
      <w:r w:rsidDel="00000000" w:rsidR="00000000" w:rsidRPr="00000000">
        <w:rPr>
          <w:rtl w:val="0"/>
        </w:rPr>
        <w:t xml:space="preserve"> is the language of the kingdom of Tyr. It was heavily influenced by traders and invaders from the lands of Tuya.</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b w:val="1"/>
          <w:rtl w:val="0"/>
        </w:rPr>
        <w:t xml:space="preserve">Uthgardian</w:t>
      </w:r>
      <w:r w:rsidDel="00000000" w:rsidR="00000000" w:rsidRPr="00000000">
        <w:rPr>
          <w:rtl w:val="0"/>
        </w:rPr>
        <w:t xml:space="preserve"> is the language of the Northeast. It was the language of Pardalor and has been mostly unused in the 700 years since the original Kingdom of Uthgard fell. Many ancient artifacts, books, and monuments in the North require knowledge of Uthgardian. The new Uthgardian Kingdom has reinstated the language as a sign of wealth and power, with the royalty and nobility using it once again.</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b w:val="1"/>
          <w:rtl w:val="0"/>
        </w:rPr>
        <w:t xml:space="preserve">Valantian</w:t>
      </w:r>
      <w:r w:rsidDel="00000000" w:rsidR="00000000" w:rsidRPr="00000000">
        <w:rPr>
          <w:rtl w:val="0"/>
        </w:rPr>
        <w:t xml:space="preserve"> </w:t>
      </w:r>
      <w:ins w:author="Jeff Mackie" w:id="3" w:date="2025-08-02T01:29:18Z">
        <w:r w:rsidDel="00000000" w:rsidR="00000000" w:rsidRPr="00000000">
          <w:rPr>
            <w:rtl w:val="0"/>
          </w:rPr>
          <w:t xml:space="preserve">(Restricted) </w:t>
        </w:r>
      </w:ins>
      <w:r w:rsidDel="00000000" w:rsidR="00000000" w:rsidRPr="00000000">
        <w:rPr>
          <w:rtl w:val="0"/>
        </w:rPr>
        <w:t xml:space="preserve">is an ancient lost language of a people who passed from Atheles during the time of the Eldar. Little is known of them, though it is said they came from an advanced island kingdom which sunk into the sea.</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b w:val="1"/>
          <w:rtl w:val="0"/>
        </w:rPr>
        <w:t xml:space="preserve">Zhou</w:t>
      </w:r>
      <w:r w:rsidDel="00000000" w:rsidR="00000000" w:rsidRPr="00000000">
        <w:rPr>
          <w:rtl w:val="0"/>
        </w:rPr>
        <w:t xml:space="preserve"> is the language of the most powerful nation across the Ostiana Ocean.</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pStyle w:val="Heading1"/>
        <w:spacing w:after="180" w:before="240" w:lineRule="auto"/>
        <w:rPr/>
      </w:pPr>
      <w:bookmarkStart w:colFirst="0" w:colLast="0" w:name="_iqgbrs31j5ib" w:id="42"/>
      <w:bookmarkEnd w:id="42"/>
      <w:r w:rsidDel="00000000" w:rsidR="00000000" w:rsidRPr="00000000">
        <w:rPr>
          <w:rtl w:val="0"/>
        </w:rPr>
        <w:t xml:space="preserve">Possessions</w:t>
      </w:r>
      <w:r w:rsidDel="00000000" w:rsidR="00000000" w:rsidRPr="00000000">
        <w:rPr>
          <w:rtl w:val="0"/>
        </w:rPr>
        <w:t xml:space="preserve"> and Equipment</w:t>
      </w:r>
    </w:p>
    <w:p w:rsidR="00000000" w:rsidDel="00000000" w:rsidP="00000000" w:rsidRDefault="00000000" w:rsidRPr="00000000" w14:paraId="000003AC">
      <w:pPr>
        <w:spacing w:after="180" w:before="240" w:lineRule="auto"/>
        <w:rPr>
          <w:sz w:val="24"/>
          <w:szCs w:val="24"/>
        </w:rPr>
      </w:pPr>
      <w:r w:rsidDel="00000000" w:rsidR="00000000" w:rsidRPr="00000000">
        <w:rPr>
          <w:sz w:val="24"/>
          <w:szCs w:val="24"/>
          <w:rtl w:val="0"/>
        </w:rPr>
        <w:t xml:space="preserve">Most characters have some sort of possessions, whether gear or weapons. Your profession describes your character’s starting equipment, funds, and other notes. All characters have at least a set of clothing appropriate to their profession.</w:t>
      </w:r>
    </w:p>
    <w:p w:rsidR="00000000" w:rsidDel="00000000" w:rsidP="00000000" w:rsidRDefault="00000000" w:rsidRPr="00000000" w14:paraId="000003AD">
      <w:pPr>
        <w:spacing w:after="180" w:lineRule="auto"/>
        <w:ind w:left="0" w:firstLine="0"/>
        <w:rPr>
          <w:sz w:val="24"/>
          <w:szCs w:val="24"/>
        </w:rPr>
      </w:pPr>
      <w:r w:rsidDel="00000000" w:rsidR="00000000" w:rsidRPr="00000000">
        <w:rPr>
          <w:rtl w:val="0"/>
        </w:rPr>
      </w:r>
    </w:p>
    <w:p w:rsidR="00000000" w:rsidDel="00000000" w:rsidP="00000000" w:rsidRDefault="00000000" w:rsidRPr="00000000" w14:paraId="000003AE">
      <w:pPr>
        <w:pStyle w:val="Heading1"/>
        <w:spacing w:after="180" w:before="240" w:lineRule="auto"/>
        <w:rPr>
          <w:sz w:val="24"/>
          <w:szCs w:val="24"/>
        </w:rPr>
      </w:pPr>
      <w:bookmarkStart w:colFirst="0" w:colLast="0" w:name="_ymmnyxdqjxeg" w:id="43"/>
      <w:bookmarkEnd w:id="43"/>
      <w:r w:rsidDel="00000000" w:rsidR="00000000" w:rsidRPr="00000000">
        <w:rPr>
          <w:rtl w:val="0"/>
        </w:rPr>
        <w:t xml:space="preserve">Size and Distinctive Features</w:t>
      </w:r>
      <w:r w:rsidDel="00000000" w:rsidR="00000000" w:rsidRPr="00000000">
        <w:rPr>
          <w:rtl w:val="0"/>
        </w:rPr>
      </w:r>
    </w:p>
    <w:p w:rsidR="00000000" w:rsidDel="00000000" w:rsidP="00000000" w:rsidRDefault="00000000" w:rsidRPr="00000000" w14:paraId="000003AF">
      <w:pPr>
        <w:spacing w:after="180" w:before="240" w:lineRule="auto"/>
        <w:rPr>
          <w:sz w:val="24"/>
          <w:szCs w:val="24"/>
        </w:rPr>
      </w:pPr>
      <w:r w:rsidDel="00000000" w:rsidR="00000000" w:rsidRPr="00000000">
        <w:rPr>
          <w:sz w:val="24"/>
          <w:szCs w:val="24"/>
          <w:rtl w:val="0"/>
        </w:rPr>
        <w:t xml:space="preserve">You may now choose to determine your character’s height and weight, based on SIZ. Generally, the SIZ range of 10–13 represents the range of average weight and height. A creature of SIZ 8 (normal minimum) is relatively small, and a creature </w:t>
      </w:r>
      <w:r w:rsidDel="00000000" w:rsidR="00000000" w:rsidRPr="00000000">
        <w:rPr>
          <w:sz w:val="24"/>
          <w:szCs w:val="24"/>
          <w:rtl w:val="0"/>
        </w:rPr>
        <w:t xml:space="preserve">of SIZ 30 is</w:t>
      </w:r>
      <w:r w:rsidDel="00000000" w:rsidR="00000000" w:rsidRPr="00000000">
        <w:rPr>
          <w:sz w:val="24"/>
          <w:szCs w:val="24"/>
          <w:rtl w:val="0"/>
        </w:rPr>
        <w:t xml:space="preserve"> exceedingly large. You can define this as you wish, either through exact numbers for height and weight, or with descriptions such as “Tall” or “Slender</w:t>
      </w:r>
      <w:r w:rsidDel="00000000" w:rsidR="00000000" w:rsidRPr="00000000">
        <w:rPr>
          <w:sz w:val="24"/>
          <w:szCs w:val="24"/>
          <w:rtl w:val="0"/>
        </w:rPr>
        <w:t xml:space="preserve">.” See Size (SIZ) for more details.</w:t>
      </w:r>
    </w:p>
    <w:p w:rsidR="00000000" w:rsidDel="00000000" w:rsidP="00000000" w:rsidRDefault="00000000" w:rsidRPr="00000000" w14:paraId="000003B0">
      <w:pPr>
        <w:spacing w:after="180" w:before="240" w:lineRule="auto"/>
        <w:rPr>
          <w:sz w:val="24"/>
          <w:szCs w:val="24"/>
        </w:rPr>
      </w:pPr>
      <w:r w:rsidDel="00000000" w:rsidR="00000000" w:rsidRPr="00000000">
        <w:rPr>
          <w:rtl w:val="0"/>
        </w:rPr>
      </w:r>
    </w:p>
    <w:p w:rsidR="00000000" w:rsidDel="00000000" w:rsidP="00000000" w:rsidRDefault="00000000" w:rsidRPr="00000000" w14:paraId="000003B1">
      <w:pPr>
        <w:pStyle w:val="Heading1"/>
        <w:spacing w:after="180" w:before="240" w:lineRule="auto"/>
        <w:rPr/>
      </w:pPr>
      <w:bookmarkStart w:colFirst="0" w:colLast="0" w:name="_xpplf4jcz9gb" w:id="44"/>
      <w:bookmarkEnd w:id="44"/>
      <w:r w:rsidDel="00000000" w:rsidR="00000000" w:rsidRPr="00000000">
        <w:rPr>
          <w:rtl w:val="0"/>
        </w:rPr>
        <w:t xml:space="preserve">Finishing Touches</w:t>
      </w:r>
    </w:p>
    <w:p w:rsidR="00000000" w:rsidDel="00000000" w:rsidP="00000000" w:rsidRDefault="00000000" w:rsidRPr="00000000" w14:paraId="000003B2">
      <w:pPr>
        <w:spacing w:after="240" w:before="240" w:lineRule="auto"/>
        <w:rPr>
          <w:sz w:val="24"/>
          <w:szCs w:val="24"/>
        </w:rPr>
      </w:pPr>
      <w:r w:rsidDel="00000000" w:rsidR="00000000" w:rsidRPr="00000000">
        <w:rPr>
          <w:sz w:val="24"/>
          <w:szCs w:val="24"/>
          <w:rtl w:val="0"/>
        </w:rPr>
        <w:t xml:space="preserve">This final step is where your character truly comes to life. If you haven’t chosen a name yet, now’s the time. From here, you can either flesh out the remaining details before the game begins or let them evolve naturally during play.</w:t>
      </w:r>
    </w:p>
    <w:p w:rsidR="00000000" w:rsidDel="00000000" w:rsidP="00000000" w:rsidRDefault="00000000" w:rsidRPr="00000000" w14:paraId="000003B3">
      <w:pPr>
        <w:spacing w:after="240" w:before="240" w:lineRule="auto"/>
        <w:rPr>
          <w:sz w:val="24"/>
          <w:szCs w:val="24"/>
        </w:rPr>
      </w:pPr>
      <w:r w:rsidDel="00000000" w:rsidR="00000000" w:rsidRPr="00000000">
        <w:rPr>
          <w:sz w:val="24"/>
          <w:szCs w:val="24"/>
          <w:rtl w:val="0"/>
        </w:rPr>
        <w:t xml:space="preserve">Think about what makes your character unique. What do they look like? Are there any distinctive features or mannerisms? What drives them—what are their goals, fears, or dreams? What do they long for when the world grows quiet?</w:t>
      </w:r>
    </w:p>
    <w:p w:rsidR="00000000" w:rsidDel="00000000" w:rsidP="00000000" w:rsidRDefault="00000000" w:rsidRPr="00000000" w14:paraId="000003B4">
      <w:pPr>
        <w:spacing w:after="240" w:before="240" w:lineRule="auto"/>
        <w:rPr>
          <w:sz w:val="24"/>
          <w:szCs w:val="24"/>
        </w:rPr>
      </w:pPr>
      <w:r w:rsidDel="00000000" w:rsidR="00000000" w:rsidRPr="00000000">
        <w:rPr>
          <w:sz w:val="24"/>
          <w:szCs w:val="24"/>
          <w:rtl w:val="0"/>
        </w:rPr>
        <w:t xml:space="preserve">These personal touches aren’t set in stone—they can grow and change alongside your character during the adventure.This is a game of the imagination; be free!</w:t>
      </w:r>
    </w:p>
    <w:p w:rsidR="00000000" w:rsidDel="00000000" w:rsidP="00000000" w:rsidRDefault="00000000" w:rsidRPr="00000000" w14:paraId="000003B5">
      <w:pPr>
        <w:spacing w:after="180" w:before="240" w:lineRule="auto"/>
        <w:rPr>
          <w:sz w:val="24"/>
          <w:szCs w:val="24"/>
        </w:rPr>
      </w:pPr>
      <w:r w:rsidDel="00000000" w:rsidR="00000000" w:rsidRPr="00000000">
        <w:rPr>
          <w:rtl w:val="0"/>
        </w:rPr>
      </w:r>
    </w:p>
    <w:p w:rsidR="00000000" w:rsidDel="00000000" w:rsidP="00000000" w:rsidRDefault="00000000" w:rsidRPr="00000000" w14:paraId="000003B6">
      <w:pPr>
        <w:pStyle w:val="Heading1"/>
        <w:spacing w:after="180" w:before="240" w:lineRule="auto"/>
        <w:rPr/>
      </w:pPr>
      <w:bookmarkStart w:colFirst="0" w:colLast="0" w:name="_gd3ucl6pbbwk" w:id="45"/>
      <w:bookmarkEnd w:id="45"/>
      <w:r w:rsidDel="00000000" w:rsidR="00000000" w:rsidRPr="00000000">
        <w:rPr>
          <w:rtl w:val="0"/>
        </w:rPr>
        <w:t xml:space="preserve">Definitions</w:t>
      </w:r>
    </w:p>
    <w:p w:rsidR="00000000" w:rsidDel="00000000" w:rsidP="00000000" w:rsidRDefault="00000000" w:rsidRPr="00000000" w14:paraId="000003B7">
      <w:pPr>
        <w:pStyle w:val="Heading2"/>
        <w:spacing w:after="180" w:before="240" w:lineRule="auto"/>
        <w:rPr/>
      </w:pPr>
      <w:bookmarkStart w:colFirst="0" w:colLast="0" w:name="_uwzcjzinllvc" w:id="46"/>
      <w:bookmarkEnd w:id="46"/>
      <w:r w:rsidDel="00000000" w:rsidR="00000000" w:rsidRPr="00000000">
        <w:rPr>
          <w:rtl w:val="0"/>
        </w:rPr>
        <w:t xml:space="preserve">Characteristics</w:t>
      </w:r>
    </w:p>
    <w:p w:rsidR="00000000" w:rsidDel="00000000" w:rsidP="00000000" w:rsidRDefault="00000000" w:rsidRPr="00000000" w14:paraId="000003B8">
      <w:pPr>
        <w:spacing w:after="180" w:before="240" w:lineRule="auto"/>
        <w:rPr>
          <w:sz w:val="24"/>
          <w:szCs w:val="24"/>
        </w:rPr>
      </w:pPr>
      <w:r w:rsidDel="00000000" w:rsidR="00000000" w:rsidRPr="00000000">
        <w:rPr>
          <w:sz w:val="24"/>
          <w:szCs w:val="24"/>
          <w:rtl w:val="0"/>
        </w:rPr>
        <w:t xml:space="preserve">Your character is measured and defined by a set of characteristics, values that represent their physical and mental capabilities. Higher characteristic numbers are usually better (though a high SIZ can work against you for stealth). Characteristic values indicate raw natural gifts your character has. Characteristic values can change over the course of play. Injuries or adverse conditions can decrease characteristics, while training, exertion, and conditioning can increase them.</w:t>
      </w:r>
    </w:p>
    <w:p w:rsidR="00000000" w:rsidDel="00000000" w:rsidP="00000000" w:rsidRDefault="00000000" w:rsidRPr="00000000" w14:paraId="000003B9">
      <w:pPr>
        <w:ind w:left="360" w:firstLine="0"/>
        <w:rPr>
          <w:sz w:val="24"/>
          <w:szCs w:val="24"/>
        </w:rPr>
      </w:pPr>
      <w:r w:rsidDel="00000000" w:rsidR="00000000" w:rsidRPr="00000000">
        <w:rPr>
          <w:sz w:val="24"/>
          <w:szCs w:val="24"/>
          <w:rtl w:val="0"/>
        </w:rPr>
        <w:t xml:space="preserve">•</w:t>
        <w:tab/>
        <w:t xml:space="preserve">Physical characteristics (STR, CON, SIZ, DEX, and SOC) have a maximum of 21 for heroes.</w:t>
      </w:r>
    </w:p>
    <w:p w:rsidR="00000000" w:rsidDel="00000000" w:rsidP="00000000" w:rsidRDefault="00000000" w:rsidRPr="00000000" w14:paraId="000003BA">
      <w:pPr>
        <w:ind w:left="360" w:firstLine="0"/>
        <w:rPr>
          <w:sz w:val="24"/>
          <w:szCs w:val="24"/>
        </w:rPr>
      </w:pPr>
      <w:r w:rsidDel="00000000" w:rsidR="00000000" w:rsidRPr="00000000">
        <w:rPr>
          <w:sz w:val="24"/>
          <w:szCs w:val="24"/>
          <w:rtl w:val="0"/>
        </w:rPr>
        <w:t xml:space="preserve">•</w:t>
        <w:tab/>
        <w:t xml:space="preserve">Mental characteristics (INT and ACU) can usually be raised without limits.</w:t>
      </w:r>
    </w:p>
    <w:p w:rsidR="00000000" w:rsidDel="00000000" w:rsidP="00000000" w:rsidRDefault="00000000" w:rsidRPr="00000000" w14:paraId="000003BB">
      <w:pPr>
        <w:spacing w:after="180" w:lineRule="auto"/>
        <w:ind w:left="360" w:firstLine="0"/>
        <w:rPr>
          <w:sz w:val="24"/>
          <w:szCs w:val="24"/>
        </w:rPr>
      </w:pPr>
      <w:r w:rsidDel="00000000" w:rsidR="00000000" w:rsidRPr="00000000">
        <w:rPr>
          <w:sz w:val="24"/>
          <w:szCs w:val="24"/>
          <w:rtl w:val="0"/>
        </w:rPr>
        <w:t xml:space="preserve">•</w:t>
        <w:tab/>
        <w:t xml:space="preserve">Under most conditions 3 is the lowest value for any characteristic other than INT, which has a minimum value of 8.</w:t>
      </w:r>
    </w:p>
    <w:p w:rsidR="00000000" w:rsidDel="00000000" w:rsidP="00000000" w:rsidRDefault="00000000" w:rsidRPr="00000000" w14:paraId="000003BC">
      <w:pPr>
        <w:pStyle w:val="Heading3"/>
        <w:spacing w:after="180" w:before="240" w:lineRule="auto"/>
        <w:rPr/>
      </w:pPr>
      <w:bookmarkStart w:colFirst="0" w:colLast="0" w:name="_uldgrkizaikw" w:id="47"/>
      <w:bookmarkEnd w:id="47"/>
      <w:r w:rsidDel="00000000" w:rsidR="00000000" w:rsidRPr="00000000">
        <w:rPr>
          <w:rtl w:val="0"/>
        </w:rPr>
        <w:t xml:space="preserve">Strength (STR)</w:t>
      </w:r>
    </w:p>
    <w:p w:rsidR="00000000" w:rsidDel="00000000" w:rsidP="00000000" w:rsidRDefault="00000000" w:rsidRPr="00000000" w14:paraId="000003BD">
      <w:pPr>
        <w:spacing w:after="180" w:before="240" w:lineRule="auto"/>
        <w:rPr>
          <w:sz w:val="24"/>
          <w:szCs w:val="24"/>
        </w:rPr>
      </w:pPr>
      <w:r w:rsidDel="00000000" w:rsidR="00000000" w:rsidRPr="00000000">
        <w:rPr>
          <w:sz w:val="24"/>
          <w:szCs w:val="24"/>
          <w:rtl w:val="0"/>
        </w:rPr>
        <w:t xml:space="preserve">Strength measures brawn and raw muscle power. Strength’s characteristic roll is the </w:t>
      </w:r>
      <w:r w:rsidDel="00000000" w:rsidR="00000000" w:rsidRPr="00000000">
        <w:rPr>
          <w:b w:val="1"/>
          <w:sz w:val="24"/>
          <w:szCs w:val="24"/>
          <w:rtl w:val="0"/>
        </w:rPr>
        <w:t xml:space="preserve">Effort roll (STR × 5)</w:t>
      </w:r>
      <w:r w:rsidDel="00000000" w:rsidR="00000000" w:rsidRPr="00000000">
        <w:rPr>
          <w:sz w:val="24"/>
          <w:szCs w:val="24"/>
          <w:rtl w:val="0"/>
        </w:rPr>
        <w:t xml:space="preserve">. To make an Effort roll, roll 1d100 against STR × 5. STR helps determine how much a character can lift or carry, push or pull, or how tightly they can hang on to something. In combat, STR limits what kind of weapons a character can wield, as well as helping determine how much extra damage (if any) they inflict with any hit. STR can be increased through exercise, while certain injuries and diseases can permanently reduce STR. A character with STR 0 is an invalid, unable to rise from their bed.</w:t>
      </w:r>
    </w:p>
    <w:p w:rsidR="00000000" w:rsidDel="00000000" w:rsidP="00000000" w:rsidRDefault="00000000" w:rsidRPr="00000000" w14:paraId="000003BE">
      <w:pPr>
        <w:pStyle w:val="Heading3"/>
        <w:spacing w:after="180" w:before="240" w:lineRule="auto"/>
        <w:rPr/>
      </w:pPr>
      <w:bookmarkStart w:colFirst="0" w:colLast="0" w:name="_g8pp6l6x9yz" w:id="48"/>
      <w:bookmarkEnd w:id="48"/>
      <w:r w:rsidDel="00000000" w:rsidR="00000000" w:rsidRPr="00000000">
        <w:rPr>
          <w:rtl w:val="0"/>
        </w:rPr>
        <w:t xml:space="preserve">Constitution (CON)</w:t>
      </w:r>
    </w:p>
    <w:p w:rsidR="00000000" w:rsidDel="00000000" w:rsidP="00000000" w:rsidRDefault="00000000" w:rsidRPr="00000000" w14:paraId="000003BF">
      <w:pPr>
        <w:spacing w:after="180" w:before="240" w:lineRule="auto"/>
        <w:rPr>
          <w:sz w:val="24"/>
          <w:szCs w:val="24"/>
        </w:rPr>
      </w:pPr>
      <w:r w:rsidDel="00000000" w:rsidR="00000000" w:rsidRPr="00000000">
        <w:rPr>
          <w:sz w:val="24"/>
          <w:szCs w:val="24"/>
          <w:rtl w:val="0"/>
        </w:rPr>
        <w:t xml:space="preserve">Health, vigor, and vitality are all measured </w:t>
      </w:r>
      <w:r w:rsidDel="00000000" w:rsidR="00000000" w:rsidRPr="00000000">
        <w:rPr>
          <w:sz w:val="24"/>
          <w:szCs w:val="24"/>
          <w:rtl w:val="0"/>
        </w:rPr>
        <w:t xml:space="preserve">by Constitution</w:t>
      </w:r>
      <w:r w:rsidDel="00000000" w:rsidR="00000000" w:rsidRPr="00000000">
        <w:rPr>
          <w:sz w:val="24"/>
          <w:szCs w:val="24"/>
          <w:rtl w:val="0"/>
        </w:rPr>
        <w:t xml:space="preserve">. The Stamina roll (CON×5) is Constitution’s characteristic roll. CON determines how well a character can resist fatigue, poison, disease, drowning, and other hardships, and is a factor in calculating hit points. CON can be increased through conditioning. Diseases, poisons, and some injuries can temporarily or permanently reduce CON. If a character’s CON falls to or below 0 they immediately die.</w:t>
      </w:r>
    </w:p>
    <w:p w:rsidR="00000000" w:rsidDel="00000000" w:rsidP="00000000" w:rsidRDefault="00000000" w:rsidRPr="00000000" w14:paraId="000003C0">
      <w:pPr>
        <w:pStyle w:val="Heading3"/>
        <w:spacing w:after="180" w:before="240" w:lineRule="auto"/>
        <w:rPr/>
      </w:pPr>
      <w:bookmarkStart w:colFirst="0" w:colLast="0" w:name="_e8fk6hizmqfc" w:id="49"/>
      <w:bookmarkEnd w:id="49"/>
      <w:r w:rsidDel="00000000" w:rsidR="00000000" w:rsidRPr="00000000">
        <w:rPr>
          <w:rtl w:val="0"/>
        </w:rPr>
        <w:t xml:space="preserve">Size (SIZ)</w:t>
      </w:r>
    </w:p>
    <w:p w:rsidR="00000000" w:rsidDel="00000000" w:rsidP="00000000" w:rsidRDefault="00000000" w:rsidRPr="00000000" w14:paraId="000003C1">
      <w:pPr>
        <w:spacing w:after="180" w:before="240" w:lineRule="auto"/>
        <w:rPr>
          <w:sz w:val="24"/>
          <w:szCs w:val="24"/>
        </w:rPr>
      </w:pPr>
      <w:r w:rsidDel="00000000" w:rsidR="00000000" w:rsidRPr="00000000">
        <w:rPr>
          <w:sz w:val="24"/>
          <w:szCs w:val="24"/>
          <w:rtl w:val="0"/>
        </w:rPr>
        <w:t xml:space="preserve">Size defines height, weight, and bulk. There is no SIZ-associated characteristic roll; on the character sheet the space is used to note your character’s damage modifier. A character’s SIZ, as body mass, helps determine hit points and damage </w:t>
      </w:r>
      <w:r w:rsidDel="00000000" w:rsidR="00000000" w:rsidRPr="00000000">
        <w:rPr>
          <w:sz w:val="24"/>
          <w:szCs w:val="24"/>
          <w:rtl w:val="0"/>
        </w:rPr>
        <w:t xml:space="preserve">modifier</w:t>
      </w:r>
      <w:r w:rsidDel="00000000" w:rsidR="00000000" w:rsidRPr="00000000">
        <w:rPr>
          <w:sz w:val="24"/>
          <w:szCs w:val="24"/>
          <w:rtl w:val="0"/>
        </w:rPr>
        <w:t xml:space="preserve">. Height and weight ranges are guidelines, not hard limits. SIZ represents physical presence, bulk, and mechanical impact — a tall but spindly creature may share a SIZ with a squat, muscular one, and a dense creature may have a deceptively high SIZ compared to its physical appearance!</w:t>
      </w:r>
    </w:p>
    <w:p w:rsidR="00000000" w:rsidDel="00000000" w:rsidP="00000000" w:rsidRDefault="00000000" w:rsidRPr="00000000" w14:paraId="000003C2">
      <w:pPr>
        <w:spacing w:after="180" w:before="240" w:lineRule="auto"/>
        <w:rPr>
          <w:b w:val="1"/>
          <w:sz w:val="24"/>
          <w:szCs w:val="24"/>
        </w:rPr>
      </w:pPr>
      <w:r w:rsidDel="00000000" w:rsidR="00000000" w:rsidRPr="00000000">
        <w:rPr>
          <w:b w:val="1"/>
          <w:sz w:val="24"/>
          <w:szCs w:val="24"/>
          <w:rtl w:val="0"/>
        </w:rPr>
        <w:t xml:space="preserve">Size Chart</w:t>
      </w:r>
    </w:p>
    <w:tbl>
      <w:tblPr>
        <w:tblStyle w:val="Table32"/>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
        <w:gridCol w:w="1140"/>
        <w:gridCol w:w="1920"/>
        <w:gridCol w:w="1380"/>
        <w:gridCol w:w="2835"/>
        <w:gridCol w:w="2595"/>
        <w:tblGridChange w:id="0">
          <w:tblGrid>
            <w:gridCol w:w="930"/>
            <w:gridCol w:w="1140"/>
            <w:gridCol w:w="1920"/>
            <w:gridCol w:w="1380"/>
            <w:gridCol w:w="2835"/>
            <w:gridCol w:w="259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C3">
            <w:pPr>
              <w:widowControl w:val="0"/>
              <w:spacing w:line="240" w:lineRule="auto"/>
              <w:rPr>
                <w:b w:val="1"/>
                <w:sz w:val="24"/>
                <w:szCs w:val="24"/>
              </w:rPr>
            </w:pPr>
            <w:r w:rsidDel="00000000" w:rsidR="00000000" w:rsidRPr="00000000">
              <w:rPr>
                <w:b w:val="1"/>
                <w:sz w:val="24"/>
                <w:szCs w:val="24"/>
                <w:rtl w:val="0"/>
              </w:rPr>
              <w:t xml:space="preserve">SIZ</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C4">
            <w:pPr>
              <w:widowControl w:val="0"/>
              <w:spacing w:line="240" w:lineRule="auto"/>
              <w:rPr>
                <w:b w:val="1"/>
                <w:sz w:val="24"/>
                <w:szCs w:val="24"/>
              </w:rPr>
            </w:pPr>
            <w:r w:rsidDel="00000000" w:rsidR="00000000" w:rsidRPr="00000000">
              <w:rPr>
                <w:b w:val="1"/>
                <w:sz w:val="24"/>
                <w:szCs w:val="24"/>
                <w:rtl w:val="0"/>
              </w:rPr>
              <w:t xml:space="preserve">Rating</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C5">
            <w:pPr>
              <w:widowControl w:val="0"/>
              <w:spacing w:line="240" w:lineRule="auto"/>
              <w:rPr>
                <w:b w:val="1"/>
                <w:sz w:val="24"/>
                <w:szCs w:val="24"/>
              </w:rPr>
            </w:pPr>
            <w:r w:rsidDel="00000000" w:rsidR="00000000" w:rsidRPr="00000000">
              <w:rPr>
                <w:b w:val="1"/>
                <w:sz w:val="24"/>
                <w:szCs w:val="24"/>
                <w:rtl w:val="0"/>
              </w:rPr>
              <w:t xml:space="preserve">Height</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C6">
            <w:pPr>
              <w:widowControl w:val="0"/>
              <w:spacing w:line="240" w:lineRule="auto"/>
              <w:rPr>
                <w:b w:val="1"/>
                <w:sz w:val="24"/>
                <w:szCs w:val="24"/>
              </w:rPr>
            </w:pPr>
            <w:r w:rsidDel="00000000" w:rsidR="00000000" w:rsidRPr="00000000">
              <w:rPr>
                <w:b w:val="1"/>
                <w:sz w:val="24"/>
                <w:szCs w:val="24"/>
                <w:rtl w:val="0"/>
              </w:rPr>
              <w:t xml:space="preserve">Wgt</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C7">
            <w:pPr>
              <w:widowControl w:val="0"/>
              <w:spacing w:line="240" w:lineRule="auto"/>
              <w:rPr>
                <w:b w:val="1"/>
                <w:sz w:val="24"/>
                <w:szCs w:val="24"/>
              </w:rPr>
            </w:pPr>
            <w:r w:rsidDel="00000000" w:rsidR="00000000" w:rsidRPr="00000000">
              <w:rPr>
                <w:b w:val="1"/>
                <w:sz w:val="24"/>
                <w:szCs w:val="24"/>
                <w:rtl w:val="0"/>
              </w:rPr>
              <w:t xml:space="preserve">Modifier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C8">
            <w:pPr>
              <w:widowControl w:val="0"/>
              <w:spacing w:line="240" w:lineRule="auto"/>
              <w:rPr>
                <w:b w:val="1"/>
                <w:sz w:val="24"/>
                <w:szCs w:val="24"/>
              </w:rPr>
            </w:pPr>
            <w:r w:rsidDel="00000000" w:rsidR="00000000" w:rsidRPr="00000000">
              <w:rPr>
                <w:b w:val="1"/>
                <w:sz w:val="24"/>
                <w:szCs w:val="24"/>
                <w:rtl w:val="0"/>
              </w:rPr>
              <w:t xml:space="preserve">Species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9">
            <w:pPr>
              <w:widowControl w:val="0"/>
              <w:spacing w:line="240" w:lineRule="auto"/>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widowControl w:val="0"/>
              <w:spacing w:line="240" w:lineRule="auto"/>
              <w:rPr>
                <w:sz w:val="24"/>
                <w:szCs w:val="24"/>
              </w:rPr>
            </w:pPr>
            <w:r w:rsidDel="00000000" w:rsidR="00000000" w:rsidRPr="00000000">
              <w:rPr>
                <w:sz w:val="24"/>
                <w:szCs w:val="24"/>
                <w:rtl w:val="0"/>
              </w:rPr>
              <w:t xml:space="preserve">Fine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widowControl w:val="0"/>
              <w:spacing w:line="240" w:lineRule="auto"/>
              <w:rPr>
                <w:sz w:val="24"/>
                <w:szCs w:val="24"/>
              </w:rPr>
            </w:pPr>
            <w:r w:rsidDel="00000000" w:rsidR="00000000" w:rsidRPr="00000000">
              <w:rPr>
                <w:sz w:val="24"/>
                <w:szCs w:val="24"/>
                <w:rtl w:val="0"/>
              </w:rPr>
              <w:t xml:space="preserve">&lt;11 inches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widowControl w:val="0"/>
              <w:spacing w:line="240" w:lineRule="auto"/>
              <w:rPr>
                <w:sz w:val="24"/>
                <w:szCs w:val="24"/>
              </w:rPr>
            </w:pPr>
            <w:r w:rsidDel="00000000" w:rsidR="00000000" w:rsidRPr="00000000">
              <w:rPr>
                <w:sz w:val="24"/>
                <w:szCs w:val="24"/>
                <w:rtl w:val="0"/>
              </w:rPr>
              <w:t xml:space="preserve">0-10 lbs.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widowControl w:val="0"/>
              <w:spacing w:line="240" w:lineRule="auto"/>
              <w:rPr>
                <w:sz w:val="24"/>
                <w:szCs w:val="24"/>
              </w:rPr>
            </w:pPr>
            <w:r w:rsidDel="00000000" w:rsidR="00000000" w:rsidRPr="00000000">
              <w:rPr>
                <w:sz w:val="24"/>
                <w:szCs w:val="24"/>
                <w:rtl w:val="0"/>
              </w:rPr>
              <w:t xml:space="preserve">+20% to Hide, Stealth, and Dodge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widowControl w:val="0"/>
              <w:spacing w:line="240" w:lineRule="auto"/>
              <w:rPr>
                <w:sz w:val="24"/>
                <w:szCs w:val="24"/>
              </w:rPr>
            </w:pPr>
            <w:r w:rsidDel="00000000" w:rsidR="00000000" w:rsidRPr="00000000">
              <w:rPr>
                <w:sz w:val="24"/>
                <w:szCs w:val="24"/>
                <w:rtl w:val="0"/>
              </w:rPr>
              <w:t xml:space="preserve">Fae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F">
            <w:pPr>
              <w:widowControl w:val="0"/>
              <w:spacing w:line="240" w:lineRule="auto"/>
              <w:rPr>
                <w:sz w:val="24"/>
                <w:szCs w:val="24"/>
              </w:rPr>
            </w:pPr>
            <w:r w:rsidDel="00000000" w:rsidR="00000000" w:rsidRPr="00000000">
              <w:rPr>
                <w:sz w:val="24"/>
                <w:szCs w:val="24"/>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widowControl w:val="0"/>
              <w:spacing w:line="240" w:lineRule="auto"/>
              <w:rPr>
                <w:sz w:val="24"/>
                <w:szCs w:val="24"/>
              </w:rPr>
            </w:pPr>
            <w:r w:rsidDel="00000000" w:rsidR="00000000" w:rsidRPr="00000000">
              <w:rPr>
                <w:sz w:val="24"/>
                <w:szCs w:val="24"/>
                <w:rtl w:val="0"/>
              </w:rPr>
              <w:t xml:space="preserve">Tiny</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widowControl w:val="0"/>
              <w:spacing w:line="240" w:lineRule="auto"/>
              <w:rPr>
                <w:sz w:val="24"/>
                <w:szCs w:val="24"/>
              </w:rPr>
            </w:pPr>
            <w:r w:rsidDel="00000000" w:rsidR="00000000" w:rsidRPr="00000000">
              <w:rPr>
                <w:sz w:val="24"/>
                <w:szCs w:val="24"/>
                <w:rtl w:val="0"/>
              </w:rPr>
              <w:t xml:space="preserve">1’ - 2.9’ (12-35 inches)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widowControl w:val="0"/>
              <w:spacing w:line="240" w:lineRule="auto"/>
              <w:rPr>
                <w:sz w:val="24"/>
                <w:szCs w:val="24"/>
              </w:rPr>
            </w:pPr>
            <w:r w:rsidDel="00000000" w:rsidR="00000000" w:rsidRPr="00000000">
              <w:rPr>
                <w:sz w:val="24"/>
                <w:szCs w:val="24"/>
                <w:rtl w:val="0"/>
              </w:rPr>
              <w:t xml:space="preserve">8-30 lbs.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widowControl w:val="0"/>
              <w:spacing w:line="240" w:lineRule="auto"/>
              <w:rPr>
                <w:sz w:val="24"/>
                <w:szCs w:val="24"/>
              </w:rPr>
            </w:pPr>
            <w:r w:rsidDel="00000000" w:rsidR="00000000" w:rsidRPr="00000000">
              <w:rPr>
                <w:sz w:val="24"/>
                <w:szCs w:val="24"/>
                <w:rtl w:val="0"/>
              </w:rPr>
              <w:t xml:space="preserve">+15% to Hide, Stealth, and Dodge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widowControl w:val="0"/>
              <w:spacing w:line="240" w:lineRule="auto"/>
              <w:rPr>
                <w:sz w:val="24"/>
                <w:szCs w:val="24"/>
              </w:rPr>
            </w:pPr>
            <w:r w:rsidDel="00000000" w:rsidR="00000000" w:rsidRPr="00000000">
              <w:rPr>
                <w:sz w:val="24"/>
                <w:szCs w:val="24"/>
                <w:rtl w:val="0"/>
              </w:rPr>
              <w:t xml:space="preserve">Boggart, Miglin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5">
            <w:pPr>
              <w:widowControl w:val="0"/>
              <w:spacing w:line="240" w:lineRule="auto"/>
              <w:rPr>
                <w:sz w:val="24"/>
                <w:szCs w:val="24"/>
              </w:rPr>
            </w:pPr>
            <w:r w:rsidDel="00000000" w:rsidR="00000000" w:rsidRPr="00000000">
              <w:rPr>
                <w:sz w:val="24"/>
                <w:szCs w:val="24"/>
                <w:rtl w:val="0"/>
              </w:rPr>
              <w:t xml:space="preserve">4-6</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widowControl w:val="0"/>
              <w:spacing w:line="240" w:lineRule="auto"/>
              <w:rPr>
                <w:sz w:val="24"/>
                <w:szCs w:val="24"/>
              </w:rPr>
            </w:pPr>
            <w:r w:rsidDel="00000000" w:rsidR="00000000" w:rsidRPr="00000000">
              <w:rPr>
                <w:sz w:val="24"/>
                <w:szCs w:val="24"/>
                <w:rtl w:val="0"/>
              </w:rPr>
              <w:t xml:space="preserve">Small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widowControl w:val="0"/>
              <w:spacing w:line="240" w:lineRule="auto"/>
              <w:rPr>
                <w:sz w:val="24"/>
                <w:szCs w:val="24"/>
              </w:rPr>
            </w:pPr>
            <w:r w:rsidDel="00000000" w:rsidR="00000000" w:rsidRPr="00000000">
              <w:rPr>
                <w:sz w:val="24"/>
                <w:szCs w:val="24"/>
                <w:rtl w:val="0"/>
              </w:rPr>
              <w:t xml:space="preserve">3’ - 4.4’ (36-52 inches)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widowControl w:val="0"/>
              <w:spacing w:line="240" w:lineRule="auto"/>
              <w:rPr>
                <w:sz w:val="24"/>
                <w:szCs w:val="24"/>
              </w:rPr>
            </w:pPr>
            <w:r w:rsidDel="00000000" w:rsidR="00000000" w:rsidRPr="00000000">
              <w:rPr>
                <w:sz w:val="24"/>
                <w:szCs w:val="24"/>
                <w:rtl w:val="0"/>
              </w:rPr>
              <w:t xml:space="preserve">16-60 lbs.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widowControl w:val="0"/>
              <w:spacing w:line="240" w:lineRule="auto"/>
              <w:rPr>
                <w:sz w:val="24"/>
                <w:szCs w:val="24"/>
              </w:rPr>
            </w:pPr>
            <w:r w:rsidDel="00000000" w:rsidR="00000000" w:rsidRPr="00000000">
              <w:rPr>
                <w:sz w:val="24"/>
                <w:szCs w:val="24"/>
                <w:rtl w:val="0"/>
              </w:rPr>
              <w:t xml:space="preserve">+10% to Hide, Stealth, and Dodge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widowControl w:val="0"/>
              <w:spacing w:line="240" w:lineRule="auto"/>
              <w:rPr>
                <w:sz w:val="24"/>
                <w:szCs w:val="24"/>
              </w:rPr>
            </w:pPr>
            <w:r w:rsidDel="00000000" w:rsidR="00000000" w:rsidRPr="00000000">
              <w:rPr>
                <w:sz w:val="24"/>
                <w:szCs w:val="24"/>
                <w:rtl w:val="0"/>
              </w:rPr>
              <w:t xml:space="preserve">Elfling, Goblin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B">
            <w:pPr>
              <w:widowControl w:val="0"/>
              <w:spacing w:line="240" w:lineRule="auto"/>
              <w:rPr>
                <w:sz w:val="24"/>
                <w:szCs w:val="24"/>
              </w:rPr>
            </w:pPr>
            <w:r w:rsidDel="00000000" w:rsidR="00000000" w:rsidRPr="00000000">
              <w:rPr>
                <w:sz w:val="24"/>
                <w:szCs w:val="24"/>
                <w:rtl w:val="0"/>
              </w:rPr>
              <w:t xml:space="preserve">7-19</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widowControl w:val="0"/>
              <w:spacing w:line="240" w:lineRule="auto"/>
              <w:rPr>
                <w:sz w:val="24"/>
                <w:szCs w:val="24"/>
              </w:rPr>
            </w:pPr>
            <w:r w:rsidDel="00000000" w:rsidR="00000000" w:rsidRPr="00000000">
              <w:rPr>
                <w:sz w:val="24"/>
                <w:szCs w:val="24"/>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widowControl w:val="0"/>
              <w:spacing w:line="240" w:lineRule="auto"/>
              <w:rPr>
                <w:sz w:val="24"/>
                <w:szCs w:val="24"/>
              </w:rPr>
            </w:pPr>
            <w:r w:rsidDel="00000000" w:rsidR="00000000" w:rsidRPr="00000000">
              <w:rPr>
                <w:sz w:val="24"/>
                <w:szCs w:val="24"/>
                <w:rtl w:val="0"/>
              </w:rPr>
              <w:t xml:space="preserve">4.5’ - 7’ (54-84 inches)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widowControl w:val="0"/>
              <w:spacing w:line="240" w:lineRule="auto"/>
              <w:rPr>
                <w:sz w:val="24"/>
                <w:szCs w:val="24"/>
              </w:rPr>
            </w:pPr>
            <w:r w:rsidDel="00000000" w:rsidR="00000000" w:rsidRPr="00000000">
              <w:rPr>
                <w:sz w:val="24"/>
                <w:szCs w:val="24"/>
                <w:rtl w:val="0"/>
              </w:rPr>
              <w:t xml:space="preserve">55-225 lbs.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widowControl w:val="0"/>
              <w:spacing w:line="240" w:lineRule="auto"/>
              <w:rPr>
                <w:sz w:val="24"/>
                <w:szCs w:val="24"/>
              </w:rPr>
            </w:pPr>
            <w:r w:rsidDel="00000000" w:rsidR="00000000" w:rsidRPr="00000000">
              <w:rPr>
                <w:sz w:val="24"/>
                <w:szCs w:val="24"/>
                <w:rtl w:val="0"/>
              </w:rPr>
              <w:t xml:space="preserve">Standard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widowControl w:val="0"/>
              <w:spacing w:line="240" w:lineRule="auto"/>
              <w:rPr>
                <w:sz w:val="24"/>
                <w:szCs w:val="24"/>
              </w:rPr>
            </w:pPr>
            <w:r w:rsidDel="00000000" w:rsidR="00000000" w:rsidRPr="00000000">
              <w:rPr>
                <w:sz w:val="24"/>
                <w:szCs w:val="24"/>
                <w:rtl w:val="0"/>
              </w:rPr>
              <w:t xml:space="preserve">Teran, Dworv, Dweran, Elf,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1">
            <w:pPr>
              <w:widowControl w:val="0"/>
              <w:spacing w:line="240" w:lineRule="auto"/>
              <w:rPr>
                <w:sz w:val="24"/>
                <w:szCs w:val="24"/>
              </w:rPr>
            </w:pPr>
            <w:r w:rsidDel="00000000" w:rsidR="00000000" w:rsidRPr="00000000">
              <w:rPr>
                <w:sz w:val="24"/>
                <w:szCs w:val="24"/>
                <w:rtl w:val="0"/>
              </w:rPr>
              <w:t xml:space="preserve">20-30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widowControl w:val="0"/>
              <w:spacing w:line="240" w:lineRule="auto"/>
              <w:rPr>
                <w:sz w:val="24"/>
                <w:szCs w:val="24"/>
              </w:rPr>
            </w:pPr>
            <w:r w:rsidDel="00000000" w:rsidR="00000000" w:rsidRPr="00000000">
              <w:rPr>
                <w:sz w:val="24"/>
                <w:szCs w:val="24"/>
                <w:rtl w:val="0"/>
              </w:rPr>
              <w:t xml:space="preserve">Large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widowControl w:val="0"/>
              <w:spacing w:line="240" w:lineRule="auto"/>
              <w:rPr>
                <w:sz w:val="24"/>
                <w:szCs w:val="24"/>
              </w:rPr>
            </w:pPr>
            <w:r w:rsidDel="00000000" w:rsidR="00000000" w:rsidRPr="00000000">
              <w:rPr>
                <w:sz w:val="24"/>
                <w:szCs w:val="24"/>
                <w:rtl w:val="0"/>
              </w:rPr>
              <w:t xml:space="preserve">8’ - 14’ (96-168 inches)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widowControl w:val="0"/>
              <w:spacing w:line="240" w:lineRule="auto"/>
              <w:rPr>
                <w:sz w:val="24"/>
                <w:szCs w:val="24"/>
              </w:rPr>
            </w:pPr>
            <w:r w:rsidDel="00000000" w:rsidR="00000000" w:rsidRPr="00000000">
              <w:rPr>
                <w:sz w:val="24"/>
                <w:szCs w:val="24"/>
                <w:rtl w:val="0"/>
              </w:rPr>
              <w:t xml:space="preserve">220-500 lbs.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widowControl w:val="0"/>
              <w:spacing w:line="240" w:lineRule="auto"/>
              <w:rPr>
                <w:sz w:val="24"/>
                <w:szCs w:val="24"/>
              </w:rPr>
            </w:pPr>
            <w:r w:rsidDel="00000000" w:rsidR="00000000" w:rsidRPr="00000000">
              <w:rPr>
                <w:sz w:val="24"/>
                <w:szCs w:val="24"/>
                <w:rtl w:val="0"/>
              </w:rPr>
              <w:t xml:space="preserve">-10% to Hide, Stealth, and Dodge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widowControl w:val="0"/>
              <w:spacing w:line="240" w:lineRule="auto"/>
              <w:rPr>
                <w:sz w:val="24"/>
                <w:szCs w:val="24"/>
              </w:rPr>
            </w:pPr>
            <w:r w:rsidDel="00000000" w:rsidR="00000000" w:rsidRPr="00000000">
              <w:rPr>
                <w:sz w:val="24"/>
                <w:szCs w:val="24"/>
                <w:rtl w:val="0"/>
              </w:rPr>
              <w:t xml:space="preserve">Ogre, Orog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7">
            <w:pPr>
              <w:widowControl w:val="0"/>
              <w:spacing w:line="240" w:lineRule="auto"/>
              <w:rPr>
                <w:sz w:val="24"/>
                <w:szCs w:val="24"/>
              </w:rPr>
            </w:pPr>
            <w:r w:rsidDel="00000000" w:rsidR="00000000" w:rsidRPr="00000000">
              <w:rPr>
                <w:sz w:val="24"/>
                <w:szCs w:val="24"/>
                <w:rtl w:val="0"/>
              </w:rPr>
              <w:t xml:space="preserve">31-50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widowControl w:val="0"/>
              <w:spacing w:line="240" w:lineRule="auto"/>
              <w:rPr>
                <w:sz w:val="24"/>
                <w:szCs w:val="24"/>
              </w:rPr>
            </w:pPr>
            <w:r w:rsidDel="00000000" w:rsidR="00000000" w:rsidRPr="00000000">
              <w:rPr>
                <w:sz w:val="24"/>
                <w:szCs w:val="24"/>
                <w:rtl w:val="0"/>
              </w:rPr>
              <w:t xml:space="preserve">Huge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widowControl w:val="0"/>
              <w:spacing w:line="240" w:lineRule="auto"/>
              <w:rPr>
                <w:sz w:val="24"/>
                <w:szCs w:val="24"/>
              </w:rPr>
            </w:pPr>
            <w:r w:rsidDel="00000000" w:rsidR="00000000" w:rsidRPr="00000000">
              <w:rPr>
                <w:sz w:val="24"/>
                <w:szCs w:val="24"/>
                <w:rtl w:val="0"/>
              </w:rPr>
              <w:t xml:space="preserve">12’ - 24’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widowControl w:val="0"/>
              <w:spacing w:line="240" w:lineRule="auto"/>
              <w:rPr>
                <w:sz w:val="24"/>
                <w:szCs w:val="24"/>
              </w:rPr>
            </w:pPr>
            <w:r w:rsidDel="00000000" w:rsidR="00000000" w:rsidRPr="00000000">
              <w:rPr>
                <w:sz w:val="24"/>
                <w:szCs w:val="24"/>
                <w:rtl w:val="0"/>
              </w:rPr>
              <w:t xml:space="preserve">400-4000 lbs.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widowControl w:val="0"/>
              <w:spacing w:line="240" w:lineRule="auto"/>
              <w:rPr>
                <w:sz w:val="24"/>
                <w:szCs w:val="24"/>
              </w:rPr>
            </w:pPr>
            <w:r w:rsidDel="00000000" w:rsidR="00000000" w:rsidRPr="00000000">
              <w:rPr>
                <w:sz w:val="24"/>
                <w:szCs w:val="24"/>
                <w:rtl w:val="0"/>
              </w:rPr>
              <w:t xml:space="preserve">-15% to Hide, Stealth, and Dodge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widowControl w:val="0"/>
              <w:spacing w:line="240" w:lineRule="auto"/>
              <w:rPr>
                <w:sz w:val="24"/>
                <w:szCs w:val="24"/>
              </w:rPr>
            </w:pPr>
            <w:r w:rsidDel="00000000" w:rsidR="00000000" w:rsidRPr="00000000">
              <w:rPr>
                <w:sz w:val="24"/>
                <w:szCs w:val="24"/>
                <w:rtl w:val="0"/>
              </w:rPr>
              <w:t xml:space="preserve">Giant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D">
            <w:pPr>
              <w:widowControl w:val="0"/>
              <w:spacing w:line="240" w:lineRule="auto"/>
              <w:rPr/>
            </w:pPr>
            <w:r w:rsidDel="00000000" w:rsidR="00000000" w:rsidRPr="00000000">
              <w:rPr>
                <w:rtl w:val="0"/>
              </w:rPr>
              <w:t xml:space="preserve">51+</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widowControl w:val="0"/>
              <w:spacing w:line="240" w:lineRule="auto"/>
              <w:rPr/>
            </w:pPr>
            <w:r w:rsidDel="00000000" w:rsidR="00000000" w:rsidRPr="00000000">
              <w:rPr>
                <w:rtl w:val="0"/>
              </w:rPr>
              <w:t xml:space="preserve">Gigantic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widowControl w:val="0"/>
              <w:spacing w:line="240" w:lineRule="auto"/>
              <w:rPr/>
            </w:pPr>
            <w:r w:rsidDel="00000000" w:rsidR="00000000" w:rsidRPr="00000000">
              <w:rPr>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widowControl w:val="0"/>
              <w:spacing w:line="240" w:lineRule="auto"/>
              <w:rPr/>
            </w:pPr>
            <w:r w:rsidDel="00000000" w:rsidR="00000000" w:rsidRPr="00000000">
              <w:rPr>
                <w:rtl w:val="0"/>
              </w:rPr>
              <w:t xml:space="preserve">3500+ lbs.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widowControl w:val="0"/>
              <w:spacing w:line="240" w:lineRule="auto"/>
              <w:rPr/>
            </w:pPr>
            <w:r w:rsidDel="00000000" w:rsidR="00000000" w:rsidRPr="00000000">
              <w:rPr>
                <w:rtl w:val="0"/>
              </w:rPr>
              <w:t xml:space="preserve">-20% to Hide, Stealth, and Dodge Skills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widowControl w:val="0"/>
              <w:spacing w:line="240" w:lineRule="auto"/>
              <w:rPr/>
            </w:pPr>
            <w:r w:rsidDel="00000000" w:rsidR="00000000" w:rsidRPr="00000000">
              <w:rPr>
                <w:rtl w:val="0"/>
              </w:rPr>
              <w:t xml:space="preserve">Dragon</w:t>
            </w:r>
          </w:p>
        </w:tc>
      </w:tr>
    </w:tbl>
    <w:p w:rsidR="00000000" w:rsidDel="00000000" w:rsidP="00000000" w:rsidRDefault="00000000" w:rsidRPr="00000000" w14:paraId="000003F3">
      <w:pPr>
        <w:spacing w:after="180" w:before="240" w:lineRule="auto"/>
        <w:rPr>
          <w:sz w:val="24"/>
          <w:szCs w:val="24"/>
        </w:rPr>
      </w:pPr>
      <w:r w:rsidDel="00000000" w:rsidR="00000000" w:rsidRPr="00000000">
        <w:rPr>
          <w:rtl w:val="0"/>
        </w:rPr>
      </w:r>
    </w:p>
    <w:p w:rsidR="00000000" w:rsidDel="00000000" w:rsidP="00000000" w:rsidRDefault="00000000" w:rsidRPr="00000000" w14:paraId="000003F4">
      <w:pPr>
        <w:pStyle w:val="Heading3"/>
        <w:spacing w:after="180" w:before="240" w:lineRule="auto"/>
        <w:rPr/>
      </w:pPr>
      <w:bookmarkStart w:colFirst="0" w:colLast="0" w:name="_tge9p3odqtsu" w:id="50"/>
      <w:bookmarkEnd w:id="50"/>
      <w:r w:rsidDel="00000000" w:rsidR="00000000" w:rsidRPr="00000000">
        <w:rPr>
          <w:rtl w:val="0"/>
        </w:rPr>
        <w:t xml:space="preserve">Intelligence (INT)</w:t>
      </w:r>
    </w:p>
    <w:p w:rsidR="00000000" w:rsidDel="00000000" w:rsidP="00000000" w:rsidRDefault="00000000" w:rsidRPr="00000000" w14:paraId="000003F5">
      <w:pPr>
        <w:spacing w:after="180" w:before="240" w:lineRule="auto"/>
        <w:rPr>
          <w:sz w:val="24"/>
          <w:szCs w:val="24"/>
        </w:rPr>
      </w:pPr>
      <w:r w:rsidDel="00000000" w:rsidR="00000000" w:rsidRPr="00000000">
        <w:rPr>
          <w:sz w:val="24"/>
          <w:szCs w:val="24"/>
          <w:rtl w:val="0"/>
        </w:rPr>
        <w:t xml:space="preserve">Representing reason, mental acuity, and wits, INT measures how well a character learns, remembers, and analyzes information. The Intellect roll (INT×5) is the Intelligence characteristic roll. INT is critical in determining initial skill values. INT has no fixed maximum and can conceivably rise indefinitely through study and mental exercise. Wounds to the head, prolonged exposure to harmful drugs, or certain types of diseases can reduce INT. A character with an INT 0 has been reduced to a vegetative state, unable to survive independently. Vegetative creatures can be sustained with constant aid of another creature and a successful Medicine check every day.</w:t>
      </w:r>
    </w:p>
    <w:p w:rsidR="00000000" w:rsidDel="00000000" w:rsidP="00000000" w:rsidRDefault="00000000" w:rsidRPr="00000000" w14:paraId="000003F6">
      <w:pPr>
        <w:pStyle w:val="Heading3"/>
        <w:spacing w:after="180" w:before="240" w:lineRule="auto"/>
        <w:rPr/>
      </w:pPr>
      <w:bookmarkStart w:colFirst="0" w:colLast="0" w:name="_d6rxereozwek" w:id="51"/>
      <w:bookmarkEnd w:id="51"/>
      <w:r w:rsidDel="00000000" w:rsidR="00000000" w:rsidRPr="00000000">
        <w:rPr>
          <w:rtl w:val="0"/>
        </w:rPr>
        <w:t xml:space="preserve">Acumen</w:t>
      </w:r>
      <w:r w:rsidDel="00000000" w:rsidR="00000000" w:rsidRPr="00000000">
        <w:rPr>
          <w:rtl w:val="0"/>
        </w:rPr>
        <w:t xml:space="preserve"> (ACU)</w:t>
      </w:r>
    </w:p>
    <w:p w:rsidR="00000000" w:rsidDel="00000000" w:rsidP="00000000" w:rsidRDefault="00000000" w:rsidRPr="00000000" w14:paraId="000003F7">
      <w:pPr>
        <w:spacing w:after="180" w:before="240" w:lineRule="auto"/>
        <w:rPr>
          <w:sz w:val="24"/>
          <w:szCs w:val="24"/>
        </w:rPr>
      </w:pPr>
      <w:r w:rsidDel="00000000" w:rsidR="00000000" w:rsidRPr="00000000">
        <w:rPr>
          <w:sz w:val="24"/>
          <w:szCs w:val="24"/>
          <w:rtl w:val="0"/>
        </w:rPr>
        <w:t xml:space="preserve">Acumen reflects a character’s ability to make sound judgments, quick decisions, and insightful observations. It represents intuition, and shrewdness and measures a character’s</w:t>
      </w:r>
      <w:r w:rsidDel="00000000" w:rsidR="00000000" w:rsidRPr="00000000">
        <w:rPr>
          <w:sz w:val="24"/>
          <w:szCs w:val="24"/>
          <w:rtl w:val="0"/>
        </w:rPr>
        <w:t xml:space="preserve"> spiritual sensitivity</w:t>
      </w:r>
      <w:r w:rsidDel="00000000" w:rsidR="00000000" w:rsidRPr="00000000">
        <w:rPr>
          <w:sz w:val="24"/>
          <w:szCs w:val="24"/>
          <w:rtl w:val="0"/>
        </w:rPr>
        <w:t xml:space="preserve">—their capacity to sense unseen forces, grasp deeper truths, and connect with the mystical or divine. ACU is essential for those who rely on instinct, wisdom, or spiritual awareness.The Spirit  roll (ACU×5) is Acumen’s characteristic roll. ACU serves as the determiner for initial Spirit Points and initial Horror Resistance. Like INT, human ACU has no set maximum, and can rise indefinitely. Magical influences can reduce ACU (temporarily or permanently) and some magic is fueled by the permanent sacrifice of points of ACU. For magic (see </w:t>
      </w:r>
      <w:r w:rsidDel="00000000" w:rsidR="00000000" w:rsidRPr="00000000">
        <w:rPr>
          <w:i w:val="1"/>
          <w:sz w:val="24"/>
          <w:szCs w:val="24"/>
          <w:rtl w:val="0"/>
        </w:rPr>
        <w:t xml:space="preserve">Chapter 4: Magic</w:t>
      </w:r>
      <w:r w:rsidDel="00000000" w:rsidR="00000000" w:rsidRPr="00000000">
        <w:rPr>
          <w:sz w:val="24"/>
          <w:szCs w:val="24"/>
          <w:rtl w:val="0"/>
        </w:rPr>
        <w:t xml:space="preserve">). ACU determines initial mana when a spellcasting Talent is chosen, therefore a character with higher ACU will have the ability to cast more spells without rest. A character </w:t>
      </w:r>
      <w:r w:rsidDel="00000000" w:rsidR="00000000" w:rsidRPr="00000000">
        <w:rPr>
          <w:sz w:val="24"/>
          <w:szCs w:val="24"/>
          <w:rtl w:val="0"/>
        </w:rPr>
        <w:t xml:space="preserve">whose ACU points reaches 0 </w:t>
      </w:r>
      <w:r w:rsidDel="00000000" w:rsidR="00000000" w:rsidRPr="00000000">
        <w:rPr>
          <w:sz w:val="24"/>
          <w:szCs w:val="24"/>
          <w:rtl w:val="0"/>
        </w:rPr>
        <w:t xml:space="preserve">goes into a coma and does not wake up until they have gained back one ACU.</w:t>
      </w:r>
    </w:p>
    <w:p w:rsidR="00000000" w:rsidDel="00000000" w:rsidP="00000000" w:rsidRDefault="00000000" w:rsidRPr="00000000" w14:paraId="000003F8">
      <w:pPr>
        <w:pStyle w:val="Heading3"/>
        <w:spacing w:after="180" w:before="240" w:lineRule="auto"/>
        <w:rPr/>
      </w:pPr>
      <w:bookmarkStart w:colFirst="0" w:colLast="0" w:name="_b8tta0w76ds1" w:id="52"/>
      <w:bookmarkEnd w:id="52"/>
      <w:r w:rsidDel="00000000" w:rsidR="00000000" w:rsidRPr="00000000">
        <w:rPr>
          <w:rtl w:val="0"/>
        </w:rPr>
        <w:t xml:space="preserve">Dexterity (DEX)</w:t>
      </w:r>
    </w:p>
    <w:p w:rsidR="00000000" w:rsidDel="00000000" w:rsidP="00000000" w:rsidRDefault="00000000" w:rsidRPr="00000000" w14:paraId="000003F9">
      <w:pPr>
        <w:spacing w:after="180" w:before="240" w:lineRule="auto"/>
        <w:rPr>
          <w:sz w:val="24"/>
          <w:szCs w:val="24"/>
        </w:rPr>
      </w:pPr>
      <w:r w:rsidDel="00000000" w:rsidR="00000000" w:rsidRPr="00000000">
        <w:rPr>
          <w:sz w:val="24"/>
          <w:szCs w:val="24"/>
          <w:rtl w:val="0"/>
        </w:rPr>
        <w:t xml:space="preserve">Dexterity score measures balance, agility, speed, and deftness. Characters rely upon DEX when reacting to an attack, climbing, performing delicate work, or moving stealthily. The Agility roll (DEX×5) is the Dexterity characteristic roll. Injuries or nerve diseases can reduce DEX, while rigorous training can quicken reflexes and improve balance. A character with DEX 0 is utterly immobile.</w:t>
      </w:r>
    </w:p>
    <w:p w:rsidR="00000000" w:rsidDel="00000000" w:rsidP="00000000" w:rsidRDefault="00000000" w:rsidRPr="00000000" w14:paraId="000003FA">
      <w:pPr>
        <w:pStyle w:val="Heading3"/>
        <w:spacing w:after="180" w:before="240" w:lineRule="auto"/>
        <w:rPr/>
      </w:pPr>
      <w:bookmarkStart w:colFirst="0" w:colLast="0" w:name="_apj13rssbe98" w:id="53"/>
      <w:bookmarkEnd w:id="53"/>
      <w:r w:rsidDel="00000000" w:rsidR="00000000" w:rsidRPr="00000000">
        <w:rPr>
          <w:rtl w:val="0"/>
        </w:rPr>
        <w:t xml:space="preserve">Social</w:t>
      </w:r>
      <w:r w:rsidDel="00000000" w:rsidR="00000000" w:rsidRPr="00000000">
        <w:rPr>
          <w:rtl w:val="0"/>
        </w:rPr>
        <w:t xml:space="preserve"> (SOC)</w:t>
      </w:r>
    </w:p>
    <w:p w:rsidR="00000000" w:rsidDel="00000000" w:rsidP="00000000" w:rsidRDefault="00000000" w:rsidRPr="00000000" w14:paraId="000003FB">
      <w:pPr>
        <w:spacing w:after="180" w:before="240" w:lineRule="auto"/>
        <w:rPr>
          <w:sz w:val="24"/>
          <w:szCs w:val="24"/>
        </w:rPr>
      </w:pPr>
      <w:r w:rsidDel="00000000" w:rsidR="00000000" w:rsidRPr="00000000">
        <w:rPr>
          <w:sz w:val="24"/>
          <w:szCs w:val="24"/>
          <w:rtl w:val="0"/>
        </w:rPr>
        <w:t xml:space="preserve">Social determines how likable or attractive a character is to others, and is based as much on presence, personality, and demeanor as simple physical appearance. The Charm roll (SOC×5) forms its characteristic roll. SOC is used to measure first impressions and indicates how eager others will be to associate with someone, through physical attraction or an appealing personality. SOC can be raised through physical conditioning, cosmetic surgery, or careful application of grooming and etiquette. It could even be improved by a small amount by possession of particularly impressive equipment. It can also be reduced through injury or disease. A character with a SOC 0 is utterly odious, provoking disgust or even violence from all who encounter them.</w:t>
      </w:r>
    </w:p>
    <w:p w:rsidR="00000000" w:rsidDel="00000000" w:rsidP="00000000" w:rsidRDefault="00000000" w:rsidRPr="00000000" w14:paraId="000003FC">
      <w:pPr>
        <w:pStyle w:val="Heading3"/>
        <w:spacing w:after="180" w:before="240" w:lineRule="auto"/>
        <w:rPr/>
      </w:pPr>
      <w:bookmarkStart w:colFirst="0" w:colLast="0" w:name="_m5jxgzwk7675" w:id="54"/>
      <w:bookmarkEnd w:id="54"/>
      <w:r w:rsidDel="00000000" w:rsidR="00000000" w:rsidRPr="00000000">
        <w:rPr>
          <w:rtl w:val="0"/>
        </w:rPr>
        <w:t xml:space="preserve">Characteristic Rolls</w:t>
      </w:r>
    </w:p>
    <w:p w:rsidR="00000000" w:rsidDel="00000000" w:rsidP="00000000" w:rsidRDefault="00000000" w:rsidRPr="00000000" w14:paraId="000003FD">
      <w:pPr>
        <w:spacing w:after="180" w:before="240" w:lineRule="auto"/>
        <w:rPr>
          <w:sz w:val="24"/>
          <w:szCs w:val="24"/>
        </w:rPr>
      </w:pPr>
      <w:r w:rsidDel="00000000" w:rsidR="00000000" w:rsidRPr="00000000">
        <w:rPr>
          <w:sz w:val="24"/>
          <w:szCs w:val="24"/>
          <w:rtl w:val="0"/>
        </w:rPr>
        <w:t xml:space="preserve">Some challenges do not intuitively map to particular skills. Can a hunter stay awake in a blind all night waiting for their quarry? Can a hardened detective piece together the tantalizing clue hidden in the scraps of evidence? In these situations, your StoryGuide can call for a characteristic roll: a D100 roll against an appropriate characteristic, multiplied by another number. Your StoryGuide decides which multiplier to use based on the difficulty of the task. Standard characteristic rolls use a multiplier of ×5, though extremely difficult tasks may require a multiplier of ×2, or even be based on the characteristic itself as a percentage. For more details on task difficulty and modifier selection, see </w:t>
      </w:r>
      <w:r w:rsidDel="00000000" w:rsidR="00000000" w:rsidRPr="00000000">
        <w:rPr>
          <w:i w:val="1"/>
          <w:sz w:val="24"/>
          <w:szCs w:val="24"/>
          <w:rtl w:val="0"/>
        </w:rPr>
        <w:t xml:space="preserve">Chapter 5: System</w:t>
      </w:r>
      <w:r w:rsidDel="00000000" w:rsidR="00000000" w:rsidRPr="00000000">
        <w:rPr>
          <w:sz w:val="24"/>
          <w:szCs w:val="24"/>
          <w:rtl w:val="0"/>
        </w:rPr>
        <w:t xml:space="preserve">.</w:t>
      </w:r>
    </w:p>
    <w:p w:rsidR="00000000" w:rsidDel="00000000" w:rsidP="00000000" w:rsidRDefault="00000000" w:rsidRPr="00000000" w14:paraId="000003FE">
      <w:pPr>
        <w:pStyle w:val="Heading3"/>
        <w:spacing w:after="180" w:before="240" w:lineRule="auto"/>
        <w:rPr/>
      </w:pPr>
      <w:bookmarkStart w:colFirst="0" w:colLast="0" w:name="_s1gv6zvhmrnv" w:id="55"/>
      <w:bookmarkEnd w:id="55"/>
      <w:r w:rsidDel="00000000" w:rsidR="00000000" w:rsidRPr="00000000">
        <w:rPr>
          <w:rtl w:val="0"/>
        </w:rPr>
        <w:t xml:space="preserve">Effort Roll (STR×5)</w:t>
      </w:r>
    </w:p>
    <w:p w:rsidR="00000000" w:rsidDel="00000000" w:rsidP="00000000" w:rsidRDefault="00000000" w:rsidRPr="00000000" w14:paraId="000003FF">
      <w:pPr>
        <w:spacing w:after="180" w:before="240" w:lineRule="auto"/>
        <w:rPr>
          <w:sz w:val="24"/>
          <w:szCs w:val="24"/>
        </w:rPr>
      </w:pPr>
      <w:r w:rsidDel="00000000" w:rsidR="00000000" w:rsidRPr="00000000">
        <w:rPr>
          <w:sz w:val="24"/>
          <w:szCs w:val="24"/>
          <w:rtl w:val="0"/>
        </w:rPr>
        <w:t xml:space="preserve">Most feats of strength involve matching STR against the SIZ of the lifted object on the resistance table (see </w:t>
      </w:r>
      <w:r w:rsidDel="00000000" w:rsidR="00000000" w:rsidRPr="00000000">
        <w:rPr>
          <w:i w:val="1"/>
          <w:sz w:val="24"/>
          <w:szCs w:val="24"/>
          <w:rtl w:val="0"/>
        </w:rPr>
        <w:t xml:space="preserve">Chapter 5: System</w:t>
      </w:r>
      <w:r w:rsidDel="00000000" w:rsidR="00000000" w:rsidRPr="00000000">
        <w:rPr>
          <w:sz w:val="24"/>
          <w:szCs w:val="24"/>
          <w:rtl w:val="0"/>
        </w:rPr>
        <w:t xml:space="preserve">). In cases when a SIZ rating is not available or is difficult to determine, use an Effort roll. Effort rolls can also be used as an easy way to determine things such as whether a character can pull themselves up onto a ledge. Are they worn out at the end of a long hike? An Effort roll is a quick way to decide.</w:t>
      </w:r>
    </w:p>
    <w:p w:rsidR="00000000" w:rsidDel="00000000" w:rsidP="00000000" w:rsidRDefault="00000000" w:rsidRPr="00000000" w14:paraId="00000400">
      <w:pPr>
        <w:pStyle w:val="Heading3"/>
        <w:spacing w:after="180" w:before="240" w:lineRule="auto"/>
        <w:rPr/>
      </w:pPr>
      <w:bookmarkStart w:colFirst="0" w:colLast="0" w:name="_yk9m9tf1gj3l" w:id="56"/>
      <w:bookmarkEnd w:id="56"/>
      <w:r w:rsidDel="00000000" w:rsidR="00000000" w:rsidRPr="00000000">
        <w:rPr>
          <w:rtl w:val="0"/>
        </w:rPr>
        <w:t xml:space="preserve">Stamina Roll (CON×5)</w:t>
      </w:r>
    </w:p>
    <w:p w:rsidR="00000000" w:rsidDel="00000000" w:rsidP="00000000" w:rsidRDefault="00000000" w:rsidRPr="00000000" w14:paraId="00000401">
      <w:pPr>
        <w:spacing w:after="180" w:before="240" w:lineRule="auto"/>
        <w:rPr>
          <w:sz w:val="24"/>
          <w:szCs w:val="24"/>
        </w:rPr>
      </w:pPr>
      <w:r w:rsidDel="00000000" w:rsidR="00000000" w:rsidRPr="00000000">
        <w:rPr>
          <w:sz w:val="24"/>
          <w:szCs w:val="24"/>
          <w:rtl w:val="0"/>
        </w:rPr>
        <w:t xml:space="preserve">Based upon CON, Stamina rolls measure endurance. Use a Stamina roll whenever physical or intestinal fortitude is in question. To list a few examples, a Stamina roll might determine whether a character can stay awake all night, or endure seasickness, ill-prepared food, or strong drink with no ill effects.</w:t>
      </w:r>
    </w:p>
    <w:p w:rsidR="00000000" w:rsidDel="00000000" w:rsidP="00000000" w:rsidRDefault="00000000" w:rsidRPr="00000000" w14:paraId="00000402">
      <w:pPr>
        <w:pStyle w:val="Heading3"/>
        <w:spacing w:after="180" w:before="240" w:lineRule="auto"/>
        <w:rPr/>
      </w:pPr>
      <w:bookmarkStart w:colFirst="0" w:colLast="0" w:name="_ijhacozh01fm" w:id="57"/>
      <w:bookmarkEnd w:id="57"/>
      <w:r w:rsidDel="00000000" w:rsidR="00000000" w:rsidRPr="00000000">
        <w:rPr>
          <w:rtl w:val="0"/>
        </w:rPr>
        <w:t xml:space="preserve">Intellect</w:t>
      </w:r>
      <w:r w:rsidDel="00000000" w:rsidR="00000000" w:rsidRPr="00000000">
        <w:rPr>
          <w:rtl w:val="0"/>
        </w:rPr>
        <w:t xml:space="preserve"> Roll (INT×5)</w:t>
      </w:r>
    </w:p>
    <w:p w:rsidR="00000000" w:rsidDel="00000000" w:rsidP="00000000" w:rsidRDefault="00000000" w:rsidRPr="00000000" w14:paraId="00000403">
      <w:pPr>
        <w:spacing w:after="180" w:before="240" w:lineRule="auto"/>
        <w:rPr>
          <w:sz w:val="24"/>
          <w:szCs w:val="24"/>
        </w:rPr>
      </w:pPr>
      <w:r w:rsidDel="00000000" w:rsidR="00000000" w:rsidRPr="00000000">
        <w:rPr>
          <w:sz w:val="24"/>
          <w:szCs w:val="24"/>
          <w:rtl w:val="0"/>
        </w:rPr>
        <w:t xml:space="preserve">An Intellect roll represents the ability to make clever guesses, informed hunches, or reasonable deductions based upon nothing but observation and raw intellect. When no skill seems appropriate, an Intellect roll can show understanding of a concept or the ability to unravel a puzzle. Memory is also part of the Intellect roll: use an Intellect roll to remember an important detail, retrace steps through a labyrinth, or memorize a lengthy formula.</w:t>
      </w:r>
    </w:p>
    <w:p w:rsidR="00000000" w:rsidDel="00000000" w:rsidP="00000000" w:rsidRDefault="00000000" w:rsidRPr="00000000" w14:paraId="00000404">
      <w:pPr>
        <w:spacing w:after="180" w:before="240" w:lineRule="auto"/>
        <w:rPr>
          <w:sz w:val="24"/>
          <w:szCs w:val="24"/>
        </w:rPr>
      </w:pPr>
      <w:r w:rsidDel="00000000" w:rsidR="00000000" w:rsidRPr="00000000">
        <w:rPr>
          <w:sz w:val="24"/>
          <w:szCs w:val="24"/>
          <w:rtl w:val="0"/>
        </w:rPr>
        <w:t xml:space="preserve">Your StoryGuide may also allow an Intellect roll if you are stalled, getting you back on track by revealing a hidden meaning of some already uncovered clue, or letting them know that something ‘doesn’t quite seem right’ about a particular person, place, or thing. This type of Intellect roll should only be granted at your StoryGuide’s discretion and is not generally solicited by players.</w:t>
      </w:r>
    </w:p>
    <w:p w:rsidR="00000000" w:rsidDel="00000000" w:rsidP="00000000" w:rsidRDefault="00000000" w:rsidRPr="00000000" w14:paraId="00000405">
      <w:pPr>
        <w:spacing w:after="180" w:before="240" w:lineRule="auto"/>
        <w:rPr>
          <w:sz w:val="24"/>
          <w:szCs w:val="24"/>
        </w:rPr>
      </w:pPr>
      <w:r w:rsidDel="00000000" w:rsidR="00000000" w:rsidRPr="00000000">
        <w:rPr>
          <w:sz w:val="24"/>
          <w:szCs w:val="24"/>
          <w:rtl w:val="0"/>
        </w:rPr>
        <w:t xml:space="preserve">Your StoryGuide may also require an Intellect roll if you wish to have your character think or behave in a manner that represents player knowledge vs. character knowledge. If a character is a primitive hunter encountering modern technology, for example, your StoryGuide may require an Intellect roll for them to be able to grasp basic concepts of the item, even if the player automatically knows what it is based on its description.</w:t>
      </w:r>
    </w:p>
    <w:p w:rsidR="00000000" w:rsidDel="00000000" w:rsidP="00000000" w:rsidRDefault="00000000" w:rsidRPr="00000000" w14:paraId="00000406">
      <w:pPr>
        <w:pStyle w:val="Heading3"/>
        <w:spacing w:after="180" w:before="240" w:lineRule="auto"/>
        <w:rPr>
          <w:sz w:val="24"/>
          <w:szCs w:val="24"/>
        </w:rPr>
      </w:pPr>
      <w:bookmarkStart w:colFirst="0" w:colLast="0" w:name="_3bnd5vpci8bp" w:id="58"/>
      <w:bookmarkEnd w:id="58"/>
      <w:r w:rsidDel="00000000" w:rsidR="00000000" w:rsidRPr="00000000">
        <w:rPr>
          <w:rtl w:val="0"/>
        </w:rPr>
        <w:t xml:space="preserve">Spirit</w:t>
      </w:r>
      <w:r w:rsidDel="00000000" w:rsidR="00000000" w:rsidRPr="00000000">
        <w:rPr>
          <w:rtl w:val="0"/>
        </w:rPr>
        <w:t xml:space="preserve"> Roll (ACU×5)</w:t>
      </w:r>
      <w:r w:rsidDel="00000000" w:rsidR="00000000" w:rsidRPr="00000000">
        <w:rPr>
          <w:rtl w:val="0"/>
        </w:rPr>
      </w:r>
    </w:p>
    <w:p w:rsidR="00000000" w:rsidDel="00000000" w:rsidP="00000000" w:rsidRDefault="00000000" w:rsidRPr="00000000" w14:paraId="00000407">
      <w:pPr>
        <w:spacing w:after="180" w:before="240" w:lineRule="auto"/>
        <w:rPr>
          <w:sz w:val="24"/>
          <w:szCs w:val="24"/>
        </w:rPr>
      </w:pPr>
      <w:r w:rsidDel="00000000" w:rsidR="00000000" w:rsidRPr="00000000">
        <w:rPr>
          <w:sz w:val="24"/>
          <w:szCs w:val="24"/>
          <w:rtl w:val="0"/>
        </w:rPr>
        <w:t xml:space="preserve">Spirit is derived from a hero's Acumen, which is a balance of expertise and an inner intuition. Spirit is the roll that has all of that, and a bit of luck rolled into it. Spirit rolls are often used as saves vs spells or supernatural effects.</w:t>
      </w:r>
    </w:p>
    <w:p w:rsidR="00000000" w:rsidDel="00000000" w:rsidP="00000000" w:rsidRDefault="00000000" w:rsidRPr="00000000" w14:paraId="00000408">
      <w:pPr>
        <w:pStyle w:val="Heading3"/>
        <w:spacing w:after="180" w:before="240" w:lineRule="auto"/>
        <w:rPr/>
      </w:pPr>
      <w:bookmarkStart w:colFirst="0" w:colLast="0" w:name="_7rjziehdg3i5" w:id="59"/>
      <w:bookmarkEnd w:id="59"/>
      <w:commentRangeStart w:id="5"/>
      <w:r w:rsidDel="00000000" w:rsidR="00000000" w:rsidRPr="00000000">
        <w:rPr>
          <w:rtl w:val="0"/>
        </w:rPr>
        <w:t xml:space="preserve">Agility Roll (DEX×5)</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409">
      <w:pPr>
        <w:spacing w:after="180" w:before="240" w:lineRule="auto"/>
        <w:rPr>
          <w:sz w:val="24"/>
          <w:szCs w:val="24"/>
        </w:rPr>
      </w:pPr>
      <w:r w:rsidDel="00000000" w:rsidR="00000000" w:rsidRPr="00000000">
        <w:rPr>
          <w:sz w:val="24"/>
          <w:szCs w:val="24"/>
          <w:rtl w:val="0"/>
        </w:rPr>
        <w:t xml:space="preserve">Whenever a feat of deftness, balance, or agility is called for and no appropriate skill exists, use an Agility roll to measure success. An Agility roll might, for example, determine if a character can keep their balance on a heaving ship’s deck, gather up all the pieces of a broken vase in a hurry, run carrying a precious elixir without spilling any, or grab the vine at the edge of a cliff before falling off.</w:t>
      </w:r>
    </w:p>
    <w:p w:rsidR="00000000" w:rsidDel="00000000" w:rsidP="00000000" w:rsidRDefault="00000000" w:rsidRPr="00000000" w14:paraId="0000040A">
      <w:pPr>
        <w:pStyle w:val="Heading3"/>
        <w:spacing w:after="180" w:before="240" w:lineRule="auto"/>
        <w:rPr/>
      </w:pPr>
      <w:bookmarkStart w:colFirst="0" w:colLast="0" w:name="_kx0cyhgjqr30" w:id="60"/>
      <w:bookmarkEnd w:id="60"/>
      <w:r w:rsidDel="00000000" w:rsidR="00000000" w:rsidRPr="00000000">
        <w:rPr>
          <w:rtl w:val="0"/>
        </w:rPr>
        <w:t xml:space="preserve">Charm Roll (SOC×5)</w:t>
      </w:r>
    </w:p>
    <w:p w:rsidR="00000000" w:rsidDel="00000000" w:rsidP="00000000" w:rsidRDefault="00000000" w:rsidRPr="00000000" w14:paraId="0000040B">
      <w:pPr>
        <w:spacing w:after="180" w:before="240" w:lineRule="auto"/>
        <w:rPr>
          <w:sz w:val="24"/>
          <w:szCs w:val="24"/>
        </w:rPr>
      </w:pPr>
      <w:r w:rsidDel="00000000" w:rsidR="00000000" w:rsidRPr="00000000">
        <w:rPr>
          <w:sz w:val="24"/>
          <w:szCs w:val="24"/>
          <w:rtl w:val="0"/>
        </w:rPr>
        <w:t xml:space="preserve">Use Charm rolls to adjudicate interpersonal reactions not covered by an existing skill. Making a good first impression, seducing an acquaintance, or becoming the person a group turns to first for guidance are all good uses for a Charm roll. If a character is standing outside a trendy night club wanting to be let in, a successful Charm roll will get them noticed and waved through the door.</w:t>
      </w:r>
    </w:p>
    <w:p w:rsidR="00000000" w:rsidDel="00000000" w:rsidP="00000000" w:rsidRDefault="00000000" w:rsidRPr="00000000" w14:paraId="0000040C">
      <w:pPr>
        <w:pStyle w:val="Heading3"/>
        <w:spacing w:after="180" w:before="240" w:lineRule="auto"/>
        <w:rPr/>
      </w:pPr>
      <w:bookmarkStart w:colFirst="0" w:colLast="0" w:name="_1hju20z95toc" w:id="61"/>
      <w:bookmarkEnd w:id="61"/>
      <w:r w:rsidDel="00000000" w:rsidR="00000000" w:rsidRPr="00000000">
        <w:rPr>
          <w:rtl w:val="0"/>
        </w:rPr>
        <w:t xml:space="preserve">Derived Characteristics</w:t>
      </w:r>
    </w:p>
    <w:p w:rsidR="00000000" w:rsidDel="00000000" w:rsidP="00000000" w:rsidRDefault="00000000" w:rsidRPr="00000000" w14:paraId="0000040D">
      <w:pPr>
        <w:spacing w:after="180" w:before="240" w:lineRule="auto"/>
        <w:rPr>
          <w:sz w:val="24"/>
          <w:szCs w:val="24"/>
        </w:rPr>
      </w:pPr>
      <w:r w:rsidDel="00000000" w:rsidR="00000000" w:rsidRPr="00000000">
        <w:rPr>
          <w:sz w:val="24"/>
          <w:szCs w:val="24"/>
          <w:rtl w:val="0"/>
        </w:rPr>
        <w:t xml:space="preserve">In addition to characteristics (and their attendant characteristic rolls), a character is also defined by a set of derived characteristics, figured from their characteristics. If injuries, magic, or other factors increase or decrease a characteristic, all characteristics derived from that characteristic immediately change to reflect the new value.</w:t>
      </w:r>
    </w:p>
    <w:p w:rsidR="00000000" w:rsidDel="00000000" w:rsidP="00000000" w:rsidRDefault="00000000" w:rsidRPr="00000000" w14:paraId="0000040E">
      <w:pPr>
        <w:spacing w:after="180" w:before="240" w:lineRule="auto"/>
        <w:rPr>
          <w:i w:val="1"/>
          <w:sz w:val="24"/>
          <w:szCs w:val="24"/>
        </w:rPr>
      </w:pPr>
      <w:r w:rsidDel="00000000" w:rsidR="00000000" w:rsidRPr="00000000">
        <w:rPr>
          <w:b w:val="1"/>
          <w:i w:val="1"/>
          <w:sz w:val="24"/>
          <w:szCs w:val="24"/>
          <w:rtl w:val="0"/>
        </w:rPr>
        <w:t xml:space="preserve">For example,</w:t>
      </w:r>
      <w:r w:rsidDel="00000000" w:rsidR="00000000" w:rsidRPr="00000000">
        <w:rPr>
          <w:sz w:val="24"/>
          <w:szCs w:val="24"/>
          <w:rtl w:val="0"/>
        </w:rPr>
        <w:t xml:space="preserve"> </w:t>
      </w:r>
      <w:r w:rsidDel="00000000" w:rsidR="00000000" w:rsidRPr="00000000">
        <w:rPr>
          <w:i w:val="1"/>
          <w:sz w:val="24"/>
          <w:szCs w:val="24"/>
          <w:rtl w:val="0"/>
        </w:rPr>
        <w:t xml:space="preserve">your character (CON 16, SIZ 14, HP 15) falls victim to a deadly poison, which reduces their CON value to 10. Your character’s maximum hit points immediately drop from 15 (16+14=30, divided to 15) to 12 (10+14=24, divided to 12). Additionally, their major wound total drops from 8 to 6. If wounds had already brought your character lower than 12 hit points, they would not take any additional damage, but they are limited to the 12 hit point maximum until their original CON is restored.</w:t>
      </w:r>
    </w:p>
    <w:p w:rsidR="00000000" w:rsidDel="00000000" w:rsidP="00000000" w:rsidRDefault="00000000" w:rsidRPr="00000000" w14:paraId="0000040F">
      <w:pPr>
        <w:pStyle w:val="Heading3"/>
        <w:spacing w:after="180" w:before="240" w:lineRule="auto"/>
        <w:rPr/>
      </w:pPr>
      <w:bookmarkStart w:colFirst="0" w:colLast="0" w:name="_tk4ie0sg43qi" w:id="62"/>
      <w:bookmarkEnd w:id="62"/>
      <w:r w:rsidDel="00000000" w:rsidR="00000000" w:rsidRPr="00000000">
        <w:rPr>
          <w:rtl w:val="0"/>
        </w:rPr>
        <w:t xml:space="preserve">Damage Modifier (STR+SIZ, see table)</w:t>
      </w:r>
    </w:p>
    <w:p w:rsidR="00000000" w:rsidDel="00000000" w:rsidP="00000000" w:rsidRDefault="00000000" w:rsidRPr="00000000" w14:paraId="00000410">
      <w:pPr>
        <w:spacing w:after="180" w:before="240" w:lineRule="auto"/>
        <w:rPr>
          <w:sz w:val="24"/>
          <w:szCs w:val="24"/>
        </w:rPr>
      </w:pPr>
      <w:r w:rsidDel="00000000" w:rsidR="00000000" w:rsidRPr="00000000">
        <w:rPr>
          <w:sz w:val="24"/>
          <w:szCs w:val="24"/>
          <w:rtl w:val="0"/>
        </w:rPr>
        <w:t xml:space="preserve">Bigger, stronger characters and creatures are more powerful in physical combat, inflicting more damage than average with each strike. Smaller, weaker beings inflict less damage with their attacks. The damage modifier reflects this advantage, expressed in terms of damage dice added or subtracted from the damage of successful attacks.</w:t>
      </w:r>
    </w:p>
    <w:p w:rsidR="00000000" w:rsidDel="00000000" w:rsidP="00000000" w:rsidRDefault="00000000" w:rsidRPr="00000000" w14:paraId="00000411">
      <w:pPr>
        <w:spacing w:after="180" w:before="240" w:lineRule="auto"/>
        <w:rPr>
          <w:sz w:val="24"/>
          <w:szCs w:val="24"/>
        </w:rPr>
      </w:pPr>
      <w:r w:rsidDel="00000000" w:rsidR="00000000" w:rsidRPr="00000000">
        <w:rPr>
          <w:sz w:val="24"/>
          <w:szCs w:val="24"/>
          <w:rtl w:val="0"/>
        </w:rPr>
        <w:t xml:space="preserve">A character adds their full damage modifier to all hits with brawling or melee weapons. In the case of a negative damage modifier, subtract the appropriate dice from any inflicted damage. If the total is 0 or less, the blow is too soft to inflict any harm. An attack never does negative damage, so if the modified damage roll goes below 0, count it as 0.</w:t>
      </w:r>
    </w:p>
    <w:p w:rsidR="00000000" w:rsidDel="00000000" w:rsidP="00000000" w:rsidRDefault="00000000" w:rsidRPr="00000000" w14:paraId="00000412">
      <w:pPr>
        <w:spacing w:after="180" w:before="240" w:lineRule="auto"/>
        <w:rPr>
          <w:sz w:val="24"/>
          <w:szCs w:val="24"/>
        </w:rPr>
      </w:pPr>
      <w:r w:rsidDel="00000000" w:rsidR="00000000" w:rsidRPr="00000000">
        <w:rPr>
          <w:sz w:val="24"/>
          <w:szCs w:val="24"/>
          <w:rtl w:val="0"/>
        </w:rPr>
        <w:t xml:space="preserve">Missile weapons don’t allow a character to use their full damage modifier. If your character’s damage modifier is positive, divide the results in half (round up) when using a thrown weapon or a bow. If the damage modifier is negative, keep the modifier as is. Self-propelled weapons (firearms, energy missile weapons, etc.) do not receive a damage modifier.</w:t>
      </w:r>
    </w:p>
    <w:p w:rsidR="00000000" w:rsidDel="00000000" w:rsidP="00000000" w:rsidRDefault="00000000" w:rsidRPr="00000000" w14:paraId="00000413">
      <w:pPr>
        <w:spacing w:after="180" w:before="240" w:lineRule="auto"/>
        <w:rPr>
          <w:sz w:val="24"/>
          <w:szCs w:val="24"/>
        </w:rPr>
      </w:pPr>
      <w:r w:rsidDel="00000000" w:rsidR="00000000" w:rsidRPr="00000000">
        <w:rPr>
          <w:sz w:val="24"/>
          <w:szCs w:val="24"/>
          <w:rtl w:val="0"/>
        </w:rPr>
        <w:t xml:space="preserve">To calculate damage modifier, add the character’s STR and SIZ, and find the result on the </w:t>
      </w:r>
      <w:r w:rsidDel="00000000" w:rsidR="00000000" w:rsidRPr="00000000">
        <w:rPr>
          <w:b w:val="1"/>
          <w:sz w:val="24"/>
          <w:szCs w:val="24"/>
          <w:rtl w:val="0"/>
        </w:rPr>
        <w:t xml:space="preserve">Damage Modifier table</w:t>
      </w:r>
      <w:r w:rsidDel="00000000" w:rsidR="00000000" w:rsidRPr="00000000">
        <w:rPr>
          <w:sz w:val="24"/>
          <w:szCs w:val="24"/>
          <w:rtl w:val="0"/>
        </w:rPr>
        <w:t xml:space="preserve"> (following).</w:t>
      </w:r>
    </w:p>
    <w:p w:rsidR="00000000" w:rsidDel="00000000" w:rsidP="00000000" w:rsidRDefault="00000000" w:rsidRPr="00000000" w14:paraId="00000414">
      <w:pPr>
        <w:spacing w:after="180" w:before="240" w:lineRule="auto"/>
        <w:rPr>
          <w:b w:val="1"/>
          <w:sz w:val="24"/>
          <w:szCs w:val="24"/>
        </w:rPr>
      </w:pPr>
      <w:r w:rsidDel="00000000" w:rsidR="00000000" w:rsidRPr="00000000">
        <w:rPr>
          <w:b w:val="1"/>
          <w:sz w:val="24"/>
          <w:szCs w:val="24"/>
          <w:rtl w:val="0"/>
        </w:rPr>
        <w:t xml:space="preserve">Damage Modifier Table</w:t>
      </w:r>
    </w:p>
    <w:p w:rsidR="00000000" w:rsidDel="00000000" w:rsidP="00000000" w:rsidRDefault="00000000" w:rsidRPr="00000000" w14:paraId="00000415">
      <w:pPr>
        <w:spacing w:after="180" w:before="240" w:lineRule="auto"/>
        <w:rPr/>
      </w:pPr>
      <w:r w:rsidDel="00000000" w:rsidR="00000000" w:rsidRPr="00000000">
        <w:rPr>
          <w:rtl w:val="0"/>
        </w:rPr>
      </w:r>
    </w:p>
    <w:tbl>
      <w:tblPr>
        <w:tblStyle w:val="Table33"/>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2700"/>
        <w:gridCol w:w="2700"/>
        <w:gridCol w:w="2700"/>
        <w:tblGridChange w:id="0">
          <w:tblGrid>
            <w:gridCol w:w="2700"/>
            <w:gridCol w:w="2700"/>
            <w:gridCol w:w="2700"/>
            <w:gridCol w:w="27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86.4" w:type="dxa"/>
              <w:left w:w="86.4" w:type="dxa"/>
              <w:bottom w:w="86.4" w:type="dxa"/>
              <w:right w:w="86.4" w:type="dxa"/>
            </w:tcMar>
            <w:vAlign w:val="top"/>
          </w:tcPr>
          <w:p w:rsidR="00000000" w:rsidDel="00000000" w:rsidP="00000000" w:rsidRDefault="00000000" w:rsidRPr="00000000" w14:paraId="00000416">
            <w:pPr>
              <w:spacing w:line="240" w:lineRule="auto"/>
              <w:rPr/>
            </w:pPr>
            <w:r w:rsidDel="00000000" w:rsidR="00000000" w:rsidRPr="00000000">
              <w:rPr>
                <w:rtl w:val="0"/>
              </w:rPr>
              <w:t xml:space="preserve">STR+SIZ</w:t>
            </w:r>
          </w:p>
        </w:tc>
        <w:tc>
          <w:tcPr>
            <w:tcBorders>
              <w:top w:color="000000" w:space="0" w:sz="8" w:val="single"/>
              <w:left w:color="000000" w:space="0" w:sz="8" w:val="single"/>
              <w:bottom w:color="000000" w:space="0" w:sz="8" w:val="single"/>
              <w:right w:color="000000" w:space="0" w:sz="8" w:val="single"/>
            </w:tcBorders>
            <w:tcMar>
              <w:top w:w="86.4" w:type="dxa"/>
              <w:left w:w="86.4" w:type="dxa"/>
              <w:bottom w:w="86.4" w:type="dxa"/>
              <w:right w:w="86.4" w:type="dxa"/>
            </w:tcMar>
            <w:vAlign w:val="top"/>
          </w:tcPr>
          <w:p w:rsidR="00000000" w:rsidDel="00000000" w:rsidP="00000000" w:rsidRDefault="00000000" w:rsidRPr="00000000" w14:paraId="00000417">
            <w:pPr>
              <w:spacing w:line="240" w:lineRule="auto"/>
              <w:rPr/>
            </w:pPr>
            <w:r w:rsidDel="00000000" w:rsidR="00000000" w:rsidRPr="00000000">
              <w:rPr>
                <w:rtl w:val="0"/>
              </w:rPr>
              <w:t xml:space="preserve">Damage Modifier</w:t>
            </w:r>
          </w:p>
        </w:tc>
        <w:tc>
          <w:tcPr>
            <w:tcBorders>
              <w:top w:color="000000" w:space="0" w:sz="8" w:val="single"/>
              <w:left w:color="000000" w:space="0" w:sz="8" w:val="single"/>
              <w:bottom w:color="000000" w:space="0" w:sz="8" w:val="single"/>
              <w:right w:color="000000" w:space="0" w:sz="8" w:val="single"/>
            </w:tcBorders>
            <w:tcMar>
              <w:top w:w="86.4" w:type="dxa"/>
              <w:left w:w="86.4" w:type="dxa"/>
              <w:bottom w:w="86.4" w:type="dxa"/>
              <w:right w:w="86.4" w:type="dxa"/>
            </w:tcMar>
            <w:vAlign w:val="top"/>
          </w:tcPr>
          <w:p w:rsidR="00000000" w:rsidDel="00000000" w:rsidP="00000000" w:rsidRDefault="00000000" w:rsidRPr="00000000" w14:paraId="00000418">
            <w:pPr>
              <w:spacing w:line="240" w:lineRule="auto"/>
              <w:rPr/>
            </w:pPr>
            <w:r w:rsidDel="00000000" w:rsidR="00000000" w:rsidRPr="00000000">
              <w:rPr>
                <w:rtl w:val="0"/>
              </w:rPr>
              <w:t xml:space="preserve">STR+SIZ</w:t>
            </w:r>
          </w:p>
        </w:tc>
        <w:tc>
          <w:tcPr>
            <w:tcBorders>
              <w:top w:color="000000" w:space="0" w:sz="8" w:val="single"/>
              <w:left w:color="000000" w:space="0" w:sz="8" w:val="single"/>
              <w:bottom w:color="000000" w:space="0" w:sz="8" w:val="single"/>
              <w:right w:color="000000" w:space="0" w:sz="8" w:val="single"/>
            </w:tcBorders>
            <w:tcMar>
              <w:top w:w="86.4" w:type="dxa"/>
              <w:left w:w="86.4" w:type="dxa"/>
              <w:bottom w:w="86.4" w:type="dxa"/>
              <w:right w:w="86.4" w:type="dxa"/>
            </w:tcMar>
            <w:vAlign w:val="top"/>
          </w:tcPr>
          <w:p w:rsidR="00000000" w:rsidDel="00000000" w:rsidP="00000000" w:rsidRDefault="00000000" w:rsidRPr="00000000" w14:paraId="00000419">
            <w:pPr>
              <w:spacing w:line="240" w:lineRule="auto"/>
              <w:rPr/>
            </w:pPr>
            <w:r w:rsidDel="00000000" w:rsidR="00000000" w:rsidRPr="00000000">
              <w:rPr>
                <w:rtl w:val="0"/>
              </w:rPr>
              <w:t xml:space="preserve">Damage Modifier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6.4" w:type="dxa"/>
              <w:left w:w="86.4" w:type="dxa"/>
              <w:bottom w:w="86.4" w:type="dxa"/>
              <w:right w:w="86.4" w:type="dxa"/>
            </w:tcMar>
            <w:vAlign w:val="top"/>
          </w:tcPr>
          <w:p w:rsidR="00000000" w:rsidDel="00000000" w:rsidP="00000000" w:rsidRDefault="00000000" w:rsidRPr="00000000" w14:paraId="0000041A">
            <w:pPr>
              <w:spacing w:line="240" w:lineRule="auto"/>
              <w:rPr/>
            </w:pPr>
            <w:r w:rsidDel="00000000" w:rsidR="00000000" w:rsidRPr="00000000">
              <w:rPr>
                <w:rtl w:val="0"/>
              </w:rPr>
              <w:t xml:space="preserve">2–12</w:t>
            </w:r>
          </w:p>
        </w:tc>
        <w:tc>
          <w:tcPr>
            <w:tcBorders>
              <w:top w:color="000000" w:space="0" w:sz="8" w:val="single"/>
              <w:left w:color="000000" w:space="0" w:sz="8" w:val="single"/>
              <w:bottom w:color="000000" w:space="0" w:sz="8" w:val="single"/>
              <w:right w:color="000000" w:space="0" w:sz="8" w:val="single"/>
            </w:tcBorders>
            <w:tcMar>
              <w:top w:w="86.4" w:type="dxa"/>
              <w:left w:w="86.4" w:type="dxa"/>
              <w:bottom w:w="86.4" w:type="dxa"/>
              <w:right w:w="86.4" w:type="dxa"/>
            </w:tcMar>
            <w:vAlign w:val="top"/>
          </w:tcPr>
          <w:p w:rsidR="00000000" w:rsidDel="00000000" w:rsidP="00000000" w:rsidRDefault="00000000" w:rsidRPr="00000000" w14:paraId="0000041B">
            <w:pPr>
              <w:spacing w:lin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86.4" w:type="dxa"/>
              <w:left w:w="86.4" w:type="dxa"/>
              <w:bottom w:w="86.4" w:type="dxa"/>
              <w:right w:w="86.4" w:type="dxa"/>
            </w:tcMar>
            <w:vAlign w:val="top"/>
          </w:tcPr>
          <w:p w:rsidR="00000000" w:rsidDel="00000000" w:rsidP="00000000" w:rsidRDefault="00000000" w:rsidRPr="00000000" w14:paraId="0000041C">
            <w:pPr>
              <w:spacing w:line="240" w:lineRule="auto"/>
              <w:rPr/>
            </w:pPr>
            <w:r w:rsidDel="00000000" w:rsidR="00000000" w:rsidRPr="00000000">
              <w:rPr>
                <w:rtl w:val="0"/>
              </w:rPr>
              <w:t xml:space="preserve">73–88</w:t>
            </w:r>
          </w:p>
        </w:tc>
        <w:tc>
          <w:tcPr>
            <w:tcBorders>
              <w:top w:color="000000" w:space="0" w:sz="8" w:val="single"/>
              <w:left w:color="000000" w:space="0" w:sz="8" w:val="single"/>
              <w:bottom w:color="000000" w:space="0" w:sz="8" w:val="single"/>
              <w:right w:color="000000" w:space="0" w:sz="8" w:val="single"/>
            </w:tcBorders>
            <w:tcMar>
              <w:top w:w="86.4" w:type="dxa"/>
              <w:left w:w="86.4" w:type="dxa"/>
              <w:bottom w:w="86.4" w:type="dxa"/>
              <w:right w:w="86.4" w:type="dxa"/>
            </w:tcMar>
            <w:vAlign w:val="top"/>
          </w:tcPr>
          <w:p w:rsidR="00000000" w:rsidDel="00000000" w:rsidP="00000000" w:rsidRDefault="00000000" w:rsidRPr="00000000" w14:paraId="0000041D">
            <w:pPr>
              <w:spacing w:line="240" w:lineRule="auto"/>
              <w:rPr/>
            </w:pPr>
            <w:r w:rsidDel="00000000" w:rsidR="00000000" w:rsidRPr="00000000">
              <w:rPr>
                <w:rtl w:val="0"/>
              </w:rPr>
              <w:t xml:space="preserve">+4D6</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6.4" w:type="dxa"/>
              <w:left w:w="86.4" w:type="dxa"/>
              <w:bottom w:w="86.4" w:type="dxa"/>
              <w:right w:w="86.4" w:type="dxa"/>
            </w:tcMar>
            <w:vAlign w:val="top"/>
          </w:tcPr>
          <w:p w:rsidR="00000000" w:rsidDel="00000000" w:rsidP="00000000" w:rsidRDefault="00000000" w:rsidRPr="00000000" w14:paraId="0000041E">
            <w:pPr>
              <w:spacing w:line="240" w:lineRule="auto"/>
              <w:rPr/>
            </w:pPr>
            <w:r w:rsidDel="00000000" w:rsidR="00000000" w:rsidRPr="00000000">
              <w:rPr>
                <w:rtl w:val="0"/>
              </w:rPr>
              <w:t xml:space="preserve">13–16</w:t>
            </w:r>
          </w:p>
        </w:tc>
        <w:tc>
          <w:tcPr>
            <w:tcBorders>
              <w:top w:color="000000" w:space="0" w:sz="8" w:val="single"/>
              <w:left w:color="000000" w:space="0" w:sz="8" w:val="single"/>
              <w:bottom w:color="000000" w:space="0" w:sz="8" w:val="single"/>
              <w:right w:color="000000" w:space="0" w:sz="8" w:val="single"/>
            </w:tcBorders>
            <w:tcMar>
              <w:top w:w="86.4" w:type="dxa"/>
              <w:left w:w="86.4" w:type="dxa"/>
              <w:bottom w:w="86.4" w:type="dxa"/>
              <w:right w:w="86.4" w:type="dxa"/>
            </w:tcMar>
            <w:vAlign w:val="top"/>
          </w:tcPr>
          <w:p w:rsidR="00000000" w:rsidDel="00000000" w:rsidP="00000000" w:rsidRDefault="00000000" w:rsidRPr="00000000" w14:paraId="0000041F">
            <w:pPr>
              <w:spacing w:lin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86.4" w:type="dxa"/>
              <w:left w:w="86.4" w:type="dxa"/>
              <w:bottom w:w="86.4" w:type="dxa"/>
              <w:right w:w="86.4" w:type="dxa"/>
            </w:tcMar>
            <w:vAlign w:val="top"/>
          </w:tcPr>
          <w:p w:rsidR="00000000" w:rsidDel="00000000" w:rsidP="00000000" w:rsidRDefault="00000000" w:rsidRPr="00000000" w14:paraId="00000420">
            <w:pPr>
              <w:spacing w:line="240" w:lineRule="auto"/>
              <w:rPr/>
            </w:pPr>
            <w:r w:rsidDel="00000000" w:rsidR="00000000" w:rsidRPr="00000000">
              <w:rPr>
                <w:rtl w:val="0"/>
              </w:rPr>
              <w:t xml:space="preserve">89–104</w:t>
            </w:r>
          </w:p>
        </w:tc>
        <w:tc>
          <w:tcPr>
            <w:tcBorders>
              <w:top w:color="000000" w:space="0" w:sz="8" w:val="single"/>
              <w:left w:color="000000" w:space="0" w:sz="8" w:val="single"/>
              <w:bottom w:color="000000" w:space="0" w:sz="8" w:val="single"/>
              <w:right w:color="000000" w:space="0" w:sz="8" w:val="single"/>
            </w:tcBorders>
            <w:tcMar>
              <w:top w:w="86.4" w:type="dxa"/>
              <w:left w:w="86.4" w:type="dxa"/>
              <w:bottom w:w="86.4" w:type="dxa"/>
              <w:right w:w="86.4" w:type="dxa"/>
            </w:tcMar>
            <w:vAlign w:val="top"/>
          </w:tcPr>
          <w:p w:rsidR="00000000" w:rsidDel="00000000" w:rsidP="00000000" w:rsidRDefault="00000000" w:rsidRPr="00000000" w14:paraId="00000421">
            <w:pPr>
              <w:spacing w:line="240" w:lineRule="auto"/>
              <w:rPr/>
            </w:pPr>
            <w:r w:rsidDel="00000000" w:rsidR="00000000" w:rsidRPr="00000000">
              <w:rPr>
                <w:rtl w:val="0"/>
              </w:rPr>
              <w:t xml:space="preserve">+5D6</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6.4" w:type="dxa"/>
              <w:left w:w="86.4" w:type="dxa"/>
              <w:bottom w:w="86.4" w:type="dxa"/>
              <w:right w:w="86.4" w:type="dxa"/>
            </w:tcMar>
            <w:vAlign w:val="top"/>
          </w:tcPr>
          <w:p w:rsidR="00000000" w:rsidDel="00000000" w:rsidP="00000000" w:rsidRDefault="00000000" w:rsidRPr="00000000" w14:paraId="00000422">
            <w:pPr>
              <w:spacing w:line="240" w:lineRule="auto"/>
              <w:rPr/>
            </w:pPr>
            <w:r w:rsidDel="00000000" w:rsidR="00000000" w:rsidRPr="00000000">
              <w:rPr>
                <w:rtl w:val="0"/>
              </w:rPr>
              <w:t xml:space="preserve">17–24</w:t>
            </w:r>
          </w:p>
        </w:tc>
        <w:tc>
          <w:tcPr>
            <w:tcBorders>
              <w:top w:color="000000" w:space="0" w:sz="8" w:val="single"/>
              <w:left w:color="000000" w:space="0" w:sz="8" w:val="single"/>
              <w:bottom w:color="000000" w:space="0" w:sz="8" w:val="single"/>
              <w:right w:color="000000" w:space="0" w:sz="8" w:val="single"/>
            </w:tcBorders>
            <w:tcMar>
              <w:top w:w="86.4" w:type="dxa"/>
              <w:left w:w="86.4" w:type="dxa"/>
              <w:bottom w:w="86.4" w:type="dxa"/>
              <w:right w:w="86.4" w:type="dxa"/>
            </w:tcMar>
            <w:vAlign w:val="top"/>
          </w:tcPr>
          <w:p w:rsidR="00000000" w:rsidDel="00000000" w:rsidP="00000000" w:rsidRDefault="00000000" w:rsidRPr="00000000" w14:paraId="00000423">
            <w:pPr>
              <w:spacing w:line="240" w:lineRule="auto"/>
              <w:rPr/>
            </w:pPr>
            <w:r w:rsidDel="00000000" w:rsidR="00000000" w:rsidRPr="00000000">
              <w:rPr>
                <w:rtl w:val="0"/>
              </w:rPr>
              <w:t xml:space="preserve">None</w:t>
            </w:r>
          </w:p>
        </w:tc>
        <w:tc>
          <w:tcPr>
            <w:tcBorders>
              <w:top w:color="000000" w:space="0" w:sz="8" w:val="single"/>
              <w:left w:color="000000" w:space="0" w:sz="8" w:val="single"/>
              <w:bottom w:color="000000" w:space="0" w:sz="8" w:val="single"/>
              <w:right w:color="000000" w:space="0" w:sz="8" w:val="single"/>
            </w:tcBorders>
            <w:tcMar>
              <w:top w:w="86.4" w:type="dxa"/>
              <w:left w:w="86.4" w:type="dxa"/>
              <w:bottom w:w="86.4" w:type="dxa"/>
              <w:right w:w="86.4" w:type="dxa"/>
            </w:tcMar>
            <w:vAlign w:val="top"/>
          </w:tcPr>
          <w:p w:rsidR="00000000" w:rsidDel="00000000" w:rsidP="00000000" w:rsidRDefault="00000000" w:rsidRPr="00000000" w14:paraId="00000424">
            <w:pPr>
              <w:spacing w:line="240" w:lineRule="auto"/>
              <w:rPr/>
            </w:pPr>
            <w:r w:rsidDel="00000000" w:rsidR="00000000" w:rsidRPr="00000000">
              <w:rPr>
                <w:rtl w:val="0"/>
              </w:rPr>
              <w:t xml:space="preserve">105–120</w:t>
            </w:r>
          </w:p>
        </w:tc>
        <w:tc>
          <w:tcPr>
            <w:tcBorders>
              <w:top w:color="000000" w:space="0" w:sz="8" w:val="single"/>
              <w:left w:color="000000" w:space="0" w:sz="8" w:val="single"/>
              <w:bottom w:color="000000" w:space="0" w:sz="8" w:val="single"/>
              <w:right w:color="000000" w:space="0" w:sz="8" w:val="single"/>
            </w:tcBorders>
            <w:tcMar>
              <w:top w:w="86.4" w:type="dxa"/>
              <w:left w:w="86.4" w:type="dxa"/>
              <w:bottom w:w="86.4" w:type="dxa"/>
              <w:right w:w="86.4" w:type="dxa"/>
            </w:tcMar>
            <w:vAlign w:val="top"/>
          </w:tcPr>
          <w:p w:rsidR="00000000" w:rsidDel="00000000" w:rsidP="00000000" w:rsidRDefault="00000000" w:rsidRPr="00000000" w14:paraId="00000425">
            <w:pPr>
              <w:spacing w:line="240" w:lineRule="auto"/>
              <w:rPr/>
            </w:pPr>
            <w:r w:rsidDel="00000000" w:rsidR="00000000" w:rsidRPr="00000000">
              <w:rPr>
                <w:rtl w:val="0"/>
              </w:rPr>
              <w:t xml:space="preserve">+6D6</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6.4" w:type="dxa"/>
              <w:left w:w="86.4" w:type="dxa"/>
              <w:bottom w:w="86.4" w:type="dxa"/>
              <w:right w:w="86.4" w:type="dxa"/>
            </w:tcMar>
            <w:vAlign w:val="top"/>
          </w:tcPr>
          <w:p w:rsidR="00000000" w:rsidDel="00000000" w:rsidP="00000000" w:rsidRDefault="00000000" w:rsidRPr="00000000" w14:paraId="00000426">
            <w:pPr>
              <w:spacing w:line="240" w:lineRule="auto"/>
              <w:rPr/>
            </w:pPr>
            <w:r w:rsidDel="00000000" w:rsidR="00000000" w:rsidRPr="00000000">
              <w:rPr>
                <w:rtl w:val="0"/>
              </w:rPr>
              <w:t xml:space="preserve">25–32</w:t>
            </w:r>
          </w:p>
        </w:tc>
        <w:tc>
          <w:tcPr>
            <w:tcBorders>
              <w:top w:color="000000" w:space="0" w:sz="8" w:val="single"/>
              <w:left w:color="000000" w:space="0" w:sz="8" w:val="single"/>
              <w:bottom w:color="000000" w:space="0" w:sz="8" w:val="single"/>
              <w:right w:color="000000" w:space="0" w:sz="8" w:val="single"/>
            </w:tcBorders>
            <w:tcMar>
              <w:top w:w="86.4" w:type="dxa"/>
              <w:left w:w="86.4" w:type="dxa"/>
              <w:bottom w:w="86.4" w:type="dxa"/>
              <w:right w:w="86.4" w:type="dxa"/>
            </w:tcMar>
            <w:vAlign w:val="top"/>
          </w:tcPr>
          <w:p w:rsidR="00000000" w:rsidDel="00000000" w:rsidP="00000000" w:rsidRDefault="00000000" w:rsidRPr="00000000" w14:paraId="00000427">
            <w:pPr>
              <w:spacing w:line="240" w:lineRule="auto"/>
              <w:rPr/>
            </w:pPr>
            <w:r w:rsidDel="00000000" w:rsidR="00000000" w:rsidRPr="00000000">
              <w:rPr>
                <w:rtl w:val="0"/>
              </w:rPr>
              <w:t xml:space="preserve">+1D4</w:t>
            </w:r>
          </w:p>
        </w:tc>
        <w:tc>
          <w:tcPr>
            <w:tcBorders>
              <w:top w:color="000000" w:space="0" w:sz="8" w:val="single"/>
              <w:left w:color="000000" w:space="0" w:sz="8" w:val="single"/>
              <w:bottom w:color="000000" w:space="0" w:sz="8" w:val="single"/>
              <w:right w:color="000000" w:space="0" w:sz="8" w:val="single"/>
            </w:tcBorders>
            <w:tcMar>
              <w:top w:w="86.4" w:type="dxa"/>
              <w:left w:w="86.4" w:type="dxa"/>
              <w:bottom w:w="86.4" w:type="dxa"/>
              <w:right w:w="86.4" w:type="dxa"/>
            </w:tcMar>
            <w:vAlign w:val="top"/>
          </w:tcPr>
          <w:p w:rsidR="00000000" w:rsidDel="00000000" w:rsidP="00000000" w:rsidRDefault="00000000" w:rsidRPr="00000000" w14:paraId="00000428">
            <w:pPr>
              <w:spacing w:line="240" w:lineRule="auto"/>
              <w:rPr/>
            </w:pPr>
            <w:r w:rsidDel="00000000" w:rsidR="00000000" w:rsidRPr="00000000">
              <w:rPr>
                <w:rtl w:val="0"/>
              </w:rPr>
              <w:t xml:space="preserve">121–136</w:t>
            </w:r>
          </w:p>
        </w:tc>
        <w:tc>
          <w:tcPr>
            <w:tcBorders>
              <w:top w:color="000000" w:space="0" w:sz="8" w:val="single"/>
              <w:left w:color="000000" w:space="0" w:sz="8" w:val="single"/>
              <w:bottom w:color="000000" w:space="0" w:sz="8" w:val="single"/>
              <w:right w:color="000000" w:space="0" w:sz="8" w:val="single"/>
            </w:tcBorders>
            <w:tcMar>
              <w:top w:w="86.4" w:type="dxa"/>
              <w:left w:w="86.4" w:type="dxa"/>
              <w:bottom w:w="86.4" w:type="dxa"/>
              <w:right w:w="86.4" w:type="dxa"/>
            </w:tcMar>
            <w:vAlign w:val="top"/>
          </w:tcPr>
          <w:p w:rsidR="00000000" w:rsidDel="00000000" w:rsidP="00000000" w:rsidRDefault="00000000" w:rsidRPr="00000000" w14:paraId="00000429">
            <w:pPr>
              <w:spacing w:line="240" w:lineRule="auto"/>
              <w:rPr/>
            </w:pPr>
            <w:r w:rsidDel="00000000" w:rsidR="00000000" w:rsidRPr="00000000">
              <w:rPr>
                <w:rtl w:val="0"/>
              </w:rPr>
              <w:t xml:space="preserve">+7D6</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6.4" w:type="dxa"/>
              <w:left w:w="86.4" w:type="dxa"/>
              <w:bottom w:w="86.4" w:type="dxa"/>
              <w:right w:w="86.4" w:type="dxa"/>
            </w:tcMar>
            <w:vAlign w:val="top"/>
          </w:tcPr>
          <w:p w:rsidR="00000000" w:rsidDel="00000000" w:rsidP="00000000" w:rsidRDefault="00000000" w:rsidRPr="00000000" w14:paraId="0000042A">
            <w:pPr>
              <w:spacing w:line="240" w:lineRule="auto"/>
              <w:rPr/>
            </w:pPr>
            <w:r w:rsidDel="00000000" w:rsidR="00000000" w:rsidRPr="00000000">
              <w:rPr>
                <w:rtl w:val="0"/>
              </w:rPr>
              <w:t xml:space="preserve">33–40</w:t>
            </w:r>
          </w:p>
        </w:tc>
        <w:tc>
          <w:tcPr>
            <w:tcBorders>
              <w:top w:color="000000" w:space="0" w:sz="8" w:val="single"/>
              <w:left w:color="000000" w:space="0" w:sz="8" w:val="single"/>
              <w:bottom w:color="000000" w:space="0" w:sz="8" w:val="single"/>
              <w:right w:color="000000" w:space="0" w:sz="8" w:val="single"/>
            </w:tcBorders>
            <w:tcMar>
              <w:top w:w="86.4" w:type="dxa"/>
              <w:left w:w="86.4" w:type="dxa"/>
              <w:bottom w:w="86.4" w:type="dxa"/>
              <w:right w:w="86.4" w:type="dxa"/>
            </w:tcMar>
            <w:vAlign w:val="top"/>
          </w:tcPr>
          <w:p w:rsidR="00000000" w:rsidDel="00000000" w:rsidP="00000000" w:rsidRDefault="00000000" w:rsidRPr="00000000" w14:paraId="0000042B">
            <w:pPr>
              <w:spacing w:line="240" w:lineRule="auto"/>
              <w:rPr/>
            </w:pPr>
            <w:r w:rsidDel="00000000" w:rsidR="00000000" w:rsidRPr="00000000">
              <w:rPr>
                <w:rtl w:val="0"/>
              </w:rPr>
              <w:t xml:space="preserve">+1D6</w:t>
            </w:r>
          </w:p>
        </w:tc>
        <w:tc>
          <w:tcPr>
            <w:tcBorders>
              <w:top w:color="000000" w:space="0" w:sz="8" w:val="single"/>
              <w:left w:color="000000" w:space="0" w:sz="8" w:val="single"/>
              <w:bottom w:color="000000" w:space="0" w:sz="8" w:val="single"/>
              <w:right w:color="000000" w:space="0" w:sz="8" w:val="single"/>
            </w:tcBorders>
            <w:tcMar>
              <w:top w:w="86.4" w:type="dxa"/>
              <w:left w:w="86.4" w:type="dxa"/>
              <w:bottom w:w="86.4" w:type="dxa"/>
              <w:right w:w="86.4" w:type="dxa"/>
            </w:tcMar>
            <w:vAlign w:val="top"/>
          </w:tcPr>
          <w:p w:rsidR="00000000" w:rsidDel="00000000" w:rsidP="00000000" w:rsidRDefault="00000000" w:rsidRPr="00000000" w14:paraId="0000042C">
            <w:pPr>
              <w:spacing w:line="240" w:lineRule="auto"/>
              <w:rPr/>
            </w:pPr>
            <w:r w:rsidDel="00000000" w:rsidR="00000000" w:rsidRPr="00000000">
              <w:rPr>
                <w:rtl w:val="0"/>
              </w:rPr>
              <w:t xml:space="preserve">137–152</w:t>
            </w:r>
          </w:p>
        </w:tc>
        <w:tc>
          <w:tcPr>
            <w:tcBorders>
              <w:top w:color="000000" w:space="0" w:sz="8" w:val="single"/>
              <w:left w:color="000000" w:space="0" w:sz="8" w:val="single"/>
              <w:bottom w:color="000000" w:space="0" w:sz="8" w:val="single"/>
              <w:right w:color="000000" w:space="0" w:sz="8" w:val="single"/>
            </w:tcBorders>
            <w:tcMar>
              <w:top w:w="86.4" w:type="dxa"/>
              <w:left w:w="86.4" w:type="dxa"/>
              <w:bottom w:w="86.4" w:type="dxa"/>
              <w:right w:w="86.4" w:type="dxa"/>
            </w:tcMar>
            <w:vAlign w:val="top"/>
          </w:tcPr>
          <w:p w:rsidR="00000000" w:rsidDel="00000000" w:rsidP="00000000" w:rsidRDefault="00000000" w:rsidRPr="00000000" w14:paraId="0000042D">
            <w:pPr>
              <w:spacing w:line="240" w:lineRule="auto"/>
              <w:rPr/>
            </w:pPr>
            <w:r w:rsidDel="00000000" w:rsidR="00000000" w:rsidRPr="00000000">
              <w:rPr>
                <w:rtl w:val="0"/>
              </w:rPr>
              <w:t xml:space="preserve">+8D6</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6.4" w:type="dxa"/>
              <w:left w:w="86.4" w:type="dxa"/>
              <w:bottom w:w="86.4" w:type="dxa"/>
              <w:right w:w="86.4" w:type="dxa"/>
            </w:tcMar>
            <w:vAlign w:val="top"/>
          </w:tcPr>
          <w:p w:rsidR="00000000" w:rsidDel="00000000" w:rsidP="00000000" w:rsidRDefault="00000000" w:rsidRPr="00000000" w14:paraId="0000042E">
            <w:pPr>
              <w:spacing w:line="240" w:lineRule="auto"/>
              <w:rPr/>
            </w:pPr>
            <w:r w:rsidDel="00000000" w:rsidR="00000000" w:rsidRPr="00000000">
              <w:rPr>
                <w:rtl w:val="0"/>
              </w:rPr>
              <w:t xml:space="preserve">41–56</w:t>
            </w:r>
          </w:p>
        </w:tc>
        <w:tc>
          <w:tcPr>
            <w:tcBorders>
              <w:top w:color="000000" w:space="0" w:sz="8" w:val="single"/>
              <w:left w:color="000000" w:space="0" w:sz="8" w:val="single"/>
              <w:bottom w:color="000000" w:space="0" w:sz="8" w:val="single"/>
              <w:right w:color="000000" w:space="0" w:sz="8" w:val="single"/>
            </w:tcBorders>
            <w:tcMar>
              <w:top w:w="86.4" w:type="dxa"/>
              <w:left w:w="86.4" w:type="dxa"/>
              <w:bottom w:w="86.4" w:type="dxa"/>
              <w:right w:w="86.4" w:type="dxa"/>
            </w:tcMar>
            <w:vAlign w:val="top"/>
          </w:tcPr>
          <w:p w:rsidR="00000000" w:rsidDel="00000000" w:rsidP="00000000" w:rsidRDefault="00000000" w:rsidRPr="00000000" w14:paraId="0000042F">
            <w:pPr>
              <w:spacing w:line="240" w:lineRule="auto"/>
              <w:rPr/>
            </w:pPr>
            <w:r w:rsidDel="00000000" w:rsidR="00000000" w:rsidRPr="00000000">
              <w:rPr>
                <w:rtl w:val="0"/>
              </w:rPr>
              <w:t xml:space="preserve">+2D6</w:t>
            </w:r>
          </w:p>
        </w:tc>
        <w:tc>
          <w:tcPr>
            <w:tcBorders>
              <w:top w:color="000000" w:space="0" w:sz="8" w:val="single"/>
              <w:left w:color="000000" w:space="0" w:sz="8" w:val="single"/>
              <w:bottom w:color="000000" w:space="0" w:sz="8" w:val="single"/>
              <w:right w:color="000000" w:space="0" w:sz="8" w:val="single"/>
            </w:tcBorders>
            <w:tcMar>
              <w:top w:w="86.4" w:type="dxa"/>
              <w:left w:w="86.4" w:type="dxa"/>
              <w:bottom w:w="86.4" w:type="dxa"/>
              <w:right w:w="86.4" w:type="dxa"/>
            </w:tcMar>
            <w:vAlign w:val="top"/>
          </w:tcPr>
          <w:p w:rsidR="00000000" w:rsidDel="00000000" w:rsidP="00000000" w:rsidRDefault="00000000" w:rsidRPr="00000000" w14:paraId="00000430">
            <w:pPr>
              <w:spacing w:line="240" w:lineRule="auto"/>
              <w:rPr/>
            </w:pPr>
            <w:r w:rsidDel="00000000" w:rsidR="00000000" w:rsidRPr="00000000">
              <w:rPr>
                <w:rtl w:val="0"/>
              </w:rPr>
              <w:t xml:space="preserve">153–168</w:t>
            </w:r>
          </w:p>
        </w:tc>
        <w:tc>
          <w:tcPr>
            <w:tcBorders>
              <w:top w:color="000000" w:space="0" w:sz="8" w:val="single"/>
              <w:left w:color="000000" w:space="0" w:sz="8" w:val="single"/>
              <w:bottom w:color="000000" w:space="0" w:sz="8" w:val="single"/>
              <w:right w:color="000000" w:space="0" w:sz="8" w:val="single"/>
            </w:tcBorders>
            <w:tcMar>
              <w:top w:w="86.4" w:type="dxa"/>
              <w:left w:w="86.4" w:type="dxa"/>
              <w:bottom w:w="86.4" w:type="dxa"/>
              <w:right w:w="86.4" w:type="dxa"/>
            </w:tcMar>
            <w:vAlign w:val="top"/>
          </w:tcPr>
          <w:p w:rsidR="00000000" w:rsidDel="00000000" w:rsidP="00000000" w:rsidRDefault="00000000" w:rsidRPr="00000000" w14:paraId="00000431">
            <w:pPr>
              <w:spacing w:line="240" w:lineRule="auto"/>
              <w:rPr/>
            </w:pPr>
            <w:r w:rsidDel="00000000" w:rsidR="00000000" w:rsidRPr="00000000">
              <w:rPr>
                <w:rtl w:val="0"/>
              </w:rPr>
              <w:t xml:space="preserve">+9D6</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6.4" w:type="dxa"/>
              <w:left w:w="86.4" w:type="dxa"/>
              <w:bottom w:w="86.4" w:type="dxa"/>
              <w:right w:w="86.4" w:type="dxa"/>
            </w:tcMar>
            <w:vAlign w:val="top"/>
          </w:tcPr>
          <w:p w:rsidR="00000000" w:rsidDel="00000000" w:rsidP="00000000" w:rsidRDefault="00000000" w:rsidRPr="00000000" w14:paraId="00000432">
            <w:pPr>
              <w:spacing w:line="240" w:lineRule="auto"/>
              <w:rPr/>
            </w:pPr>
            <w:r w:rsidDel="00000000" w:rsidR="00000000" w:rsidRPr="00000000">
              <w:rPr>
                <w:rtl w:val="0"/>
              </w:rPr>
              <w:t xml:space="preserve">57–72</w:t>
            </w:r>
          </w:p>
        </w:tc>
        <w:tc>
          <w:tcPr>
            <w:tcBorders>
              <w:top w:color="000000" w:space="0" w:sz="8" w:val="single"/>
              <w:left w:color="000000" w:space="0" w:sz="8" w:val="single"/>
              <w:bottom w:color="000000" w:space="0" w:sz="8" w:val="single"/>
              <w:right w:color="000000" w:space="0" w:sz="8" w:val="single"/>
            </w:tcBorders>
            <w:tcMar>
              <w:top w:w="86.4" w:type="dxa"/>
              <w:left w:w="86.4" w:type="dxa"/>
              <w:bottom w:w="86.4" w:type="dxa"/>
              <w:right w:w="86.4" w:type="dxa"/>
            </w:tcMar>
            <w:vAlign w:val="top"/>
          </w:tcPr>
          <w:p w:rsidR="00000000" w:rsidDel="00000000" w:rsidP="00000000" w:rsidRDefault="00000000" w:rsidRPr="00000000" w14:paraId="00000433">
            <w:pPr>
              <w:spacing w:line="240" w:lineRule="auto"/>
              <w:rPr/>
            </w:pPr>
            <w:r w:rsidDel="00000000" w:rsidR="00000000" w:rsidRPr="00000000">
              <w:rPr>
                <w:rtl w:val="0"/>
              </w:rPr>
              <w:t xml:space="preserve">+3D6</w:t>
            </w:r>
          </w:p>
        </w:tc>
        <w:tc>
          <w:tcPr>
            <w:tcBorders>
              <w:top w:color="000000" w:space="0" w:sz="8" w:val="single"/>
              <w:left w:color="000000" w:space="0" w:sz="8" w:val="single"/>
              <w:bottom w:color="000000" w:space="0" w:sz="8" w:val="single"/>
              <w:right w:color="000000" w:space="0" w:sz="8" w:val="single"/>
            </w:tcBorders>
            <w:tcMar>
              <w:top w:w="86.4" w:type="dxa"/>
              <w:left w:w="86.4" w:type="dxa"/>
              <w:bottom w:w="86.4" w:type="dxa"/>
              <w:right w:w="86.4" w:type="dxa"/>
            </w:tcMar>
            <w:vAlign w:val="top"/>
          </w:tcPr>
          <w:p w:rsidR="00000000" w:rsidDel="00000000" w:rsidP="00000000" w:rsidRDefault="00000000" w:rsidRPr="00000000" w14:paraId="00000434">
            <w:pPr>
              <w:spacing w:line="240" w:lineRule="auto"/>
              <w:rPr/>
            </w:pPr>
            <w:r w:rsidDel="00000000" w:rsidR="00000000" w:rsidRPr="00000000">
              <w:rPr>
                <w:rtl w:val="0"/>
              </w:rPr>
              <w:t xml:space="preserve">Each +16</w:t>
            </w:r>
          </w:p>
        </w:tc>
        <w:tc>
          <w:tcPr>
            <w:tcBorders>
              <w:top w:color="000000" w:space="0" w:sz="8" w:val="single"/>
              <w:left w:color="000000" w:space="0" w:sz="8" w:val="single"/>
              <w:bottom w:color="000000" w:space="0" w:sz="8" w:val="single"/>
              <w:right w:color="000000" w:space="0" w:sz="8" w:val="single"/>
            </w:tcBorders>
            <w:tcMar>
              <w:top w:w="86.4" w:type="dxa"/>
              <w:left w:w="86.4" w:type="dxa"/>
              <w:bottom w:w="86.4" w:type="dxa"/>
              <w:right w:w="86.4" w:type="dxa"/>
            </w:tcMar>
            <w:vAlign w:val="top"/>
          </w:tcPr>
          <w:p w:rsidR="00000000" w:rsidDel="00000000" w:rsidP="00000000" w:rsidRDefault="00000000" w:rsidRPr="00000000" w14:paraId="00000435">
            <w:pPr>
              <w:spacing w:line="240" w:lineRule="auto"/>
              <w:rPr/>
            </w:pPr>
            <w:r w:rsidDel="00000000" w:rsidR="00000000" w:rsidRPr="00000000">
              <w:rPr>
                <w:rtl w:val="0"/>
              </w:rPr>
              <w:t xml:space="preserve">Additional +1D6</w:t>
            </w:r>
          </w:p>
        </w:tc>
      </w:tr>
    </w:tbl>
    <w:p w:rsidR="00000000" w:rsidDel="00000000" w:rsidP="00000000" w:rsidRDefault="00000000" w:rsidRPr="00000000" w14:paraId="00000436">
      <w:pPr>
        <w:spacing w:after="18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437">
      <w:pPr>
        <w:pStyle w:val="Heading3"/>
        <w:spacing w:after="180" w:before="240" w:lineRule="auto"/>
        <w:rPr/>
      </w:pPr>
      <w:bookmarkStart w:colFirst="0" w:colLast="0" w:name="_u9oqx9fdezbd" w:id="63"/>
      <w:bookmarkEnd w:id="63"/>
      <w:r w:rsidDel="00000000" w:rsidR="00000000" w:rsidRPr="00000000">
        <w:rPr>
          <w:rtl w:val="0"/>
        </w:rPr>
        <w:t xml:space="preserve">Experience Bonus (1/2 INT)</w:t>
      </w:r>
    </w:p>
    <w:p w:rsidR="00000000" w:rsidDel="00000000" w:rsidP="00000000" w:rsidRDefault="00000000" w:rsidRPr="00000000" w14:paraId="00000438">
      <w:pPr>
        <w:spacing w:after="180" w:before="240" w:lineRule="auto"/>
        <w:rPr>
          <w:sz w:val="24"/>
          <w:szCs w:val="24"/>
        </w:rPr>
      </w:pPr>
      <w:r w:rsidDel="00000000" w:rsidR="00000000" w:rsidRPr="00000000">
        <w:rPr>
          <w:sz w:val="24"/>
          <w:szCs w:val="24"/>
          <w:rtl w:val="0"/>
        </w:rPr>
        <w:t xml:space="preserve">The smarter a character is, the faster they can learn, especially under stress. To determine their experience bonus, divide their INT by 2, rounding up. Add the experience bonus to the learning roll for each experience check your character makes to improve a skill or characteristic. Consult </w:t>
      </w:r>
      <w:r w:rsidDel="00000000" w:rsidR="00000000" w:rsidRPr="00000000">
        <w:rPr>
          <w:i w:val="1"/>
          <w:sz w:val="24"/>
          <w:szCs w:val="24"/>
          <w:rtl w:val="0"/>
        </w:rPr>
        <w:t xml:space="preserve">Chapter 5: System</w:t>
      </w:r>
      <w:r w:rsidDel="00000000" w:rsidR="00000000" w:rsidRPr="00000000">
        <w:rPr>
          <w:sz w:val="24"/>
          <w:szCs w:val="24"/>
          <w:rtl w:val="0"/>
        </w:rPr>
        <w:t xml:space="preserve"> and Skill Improvement.</w:t>
      </w:r>
    </w:p>
    <w:p w:rsidR="00000000" w:rsidDel="00000000" w:rsidP="00000000" w:rsidRDefault="00000000" w:rsidRPr="00000000" w14:paraId="00000439">
      <w:pPr>
        <w:pStyle w:val="Heading3"/>
        <w:spacing w:after="180" w:before="240" w:lineRule="auto"/>
        <w:rPr/>
      </w:pPr>
      <w:bookmarkStart w:colFirst="0" w:colLast="0" w:name="_o2ygcnwaqf9u" w:id="64"/>
      <w:bookmarkEnd w:id="64"/>
      <w:r w:rsidDel="00000000" w:rsidR="00000000" w:rsidRPr="00000000">
        <w:rPr>
          <w:rtl w:val="0"/>
        </w:rPr>
        <w:t xml:space="preserve">Hit Points (CON + SIZ)</w:t>
      </w:r>
    </w:p>
    <w:p w:rsidR="00000000" w:rsidDel="00000000" w:rsidP="00000000" w:rsidRDefault="00000000" w:rsidRPr="00000000" w14:paraId="0000043A">
      <w:pPr>
        <w:spacing w:after="180" w:before="240" w:lineRule="auto"/>
        <w:rPr>
          <w:sz w:val="24"/>
          <w:szCs w:val="24"/>
        </w:rPr>
      </w:pPr>
      <w:r w:rsidDel="00000000" w:rsidR="00000000" w:rsidRPr="00000000">
        <w:rPr>
          <w:sz w:val="24"/>
          <w:szCs w:val="24"/>
          <w:rtl w:val="0"/>
        </w:rPr>
        <w:t xml:space="preserve">Hit points represent your character’s capacity to withstand punishment and physical injury. When you take damage, you subtract hit points from your total. Calculate maximum hit points by adding your character’s CON and SIZ scores.</w:t>
      </w:r>
    </w:p>
    <w:p w:rsidR="00000000" w:rsidDel="00000000" w:rsidP="00000000" w:rsidRDefault="00000000" w:rsidRPr="00000000" w14:paraId="0000043B">
      <w:pPr>
        <w:spacing w:after="180" w:before="240" w:lineRule="auto"/>
        <w:rPr>
          <w:sz w:val="24"/>
          <w:szCs w:val="24"/>
        </w:rPr>
      </w:pPr>
      <w:r w:rsidDel="00000000" w:rsidR="00000000" w:rsidRPr="00000000">
        <w:rPr>
          <w:sz w:val="24"/>
          <w:szCs w:val="24"/>
          <w:rtl w:val="0"/>
        </w:rPr>
        <w:t xml:space="preserve">Your character loses consciousness when their wounds (both lethal and subdual) is greater than their hit points, and if their hit points reach -10, they die at the end of the following round. Lost hit points heal naturally at a rate of 1d4 points per 4 hours of rest, though medical attention can speed recovery. See </w:t>
      </w:r>
      <w:r w:rsidDel="00000000" w:rsidR="00000000" w:rsidRPr="00000000">
        <w:rPr>
          <w:b w:val="1"/>
          <w:sz w:val="24"/>
          <w:szCs w:val="24"/>
          <w:rtl w:val="0"/>
        </w:rPr>
        <w:t xml:space="preserve">Damage &amp; Healing</w:t>
      </w:r>
      <w:r w:rsidDel="00000000" w:rsidR="00000000" w:rsidRPr="00000000">
        <w:rPr>
          <w:sz w:val="24"/>
          <w:szCs w:val="24"/>
          <w:rtl w:val="0"/>
        </w:rPr>
        <w:t xml:space="preserve">.</w:t>
      </w:r>
    </w:p>
    <w:p w:rsidR="00000000" w:rsidDel="00000000" w:rsidP="00000000" w:rsidRDefault="00000000" w:rsidRPr="00000000" w14:paraId="0000043C">
      <w:pPr>
        <w:pStyle w:val="Heading3"/>
        <w:spacing w:after="180" w:before="240" w:lineRule="auto"/>
        <w:rPr/>
      </w:pPr>
      <w:bookmarkStart w:colFirst="0" w:colLast="0" w:name="_wfrhfxgp6sdg" w:id="65"/>
      <w:bookmarkEnd w:id="65"/>
      <w:r w:rsidDel="00000000" w:rsidR="00000000" w:rsidRPr="00000000">
        <w:rPr>
          <w:rtl w:val="0"/>
        </w:rPr>
        <w:t xml:space="preserve">Spirit Points</w:t>
      </w:r>
      <w:r w:rsidDel="00000000" w:rsidR="00000000" w:rsidRPr="00000000">
        <w:rPr>
          <w:rtl w:val="0"/>
        </w:rPr>
        <w:t xml:space="preserve"> (Max = ACU)</w:t>
      </w:r>
    </w:p>
    <w:p w:rsidR="00000000" w:rsidDel="00000000" w:rsidP="00000000" w:rsidRDefault="00000000" w:rsidRPr="00000000" w14:paraId="0000043D">
      <w:pPr>
        <w:spacing w:after="180" w:before="240" w:lineRule="auto"/>
        <w:rPr>
          <w:sz w:val="24"/>
          <w:szCs w:val="24"/>
        </w:rPr>
      </w:pPr>
      <w:r w:rsidDel="00000000" w:rsidR="00000000" w:rsidRPr="00000000">
        <w:rPr>
          <w:sz w:val="24"/>
          <w:szCs w:val="24"/>
          <w:rtl w:val="0"/>
        </w:rPr>
        <w:t xml:space="preserve">Spirit Points (SP) represent your character’s vital essence, their reserves of spiritual or life energy. Your character spends power points to cast or resist spells as well as some special abilities. Your character’s maximum Spirit Points are usually equal to their ACU characteristic. Generally, spent SP regenerates at a rate of 1 per hour of sleep or total rest, or 1 for every two hours of normal activity. If your character is engaged in strenuous activity, they cannot regain SP. When your character’s Acumen point total falls to 0, they are completely exhausted and faint until regaining at least 1 power point. You cannot have negative power points.</w:t>
      </w:r>
    </w:p>
    <w:p w:rsidR="00000000" w:rsidDel="00000000" w:rsidP="00000000" w:rsidRDefault="00000000" w:rsidRPr="00000000" w14:paraId="0000043E">
      <w:pPr>
        <w:spacing w:after="180" w:before="240" w:lineRule="auto"/>
        <w:rPr>
          <w:sz w:val="24"/>
          <w:szCs w:val="24"/>
        </w:rPr>
      </w:pPr>
      <w:r w:rsidDel="00000000" w:rsidR="00000000" w:rsidRPr="00000000">
        <w:rPr>
          <w:sz w:val="24"/>
          <w:szCs w:val="24"/>
          <w:rtl w:val="0"/>
        </w:rPr>
        <w:t xml:space="preserve">Unlike hit points, Spirit Points can climb above the maximum for brief times under certain conditions. </w:t>
      </w:r>
    </w:p>
    <w:p w:rsidR="00000000" w:rsidDel="00000000" w:rsidP="00000000" w:rsidRDefault="00000000" w:rsidRPr="00000000" w14:paraId="0000043F">
      <w:pPr>
        <w:pStyle w:val="Heading3"/>
        <w:spacing w:after="180" w:before="240" w:lineRule="auto"/>
        <w:rPr/>
      </w:pPr>
      <w:bookmarkStart w:colFirst="0" w:colLast="0" w:name="_xag7rgilwq6a" w:id="66"/>
      <w:bookmarkEnd w:id="66"/>
      <w:r w:rsidDel="00000000" w:rsidR="00000000" w:rsidRPr="00000000">
        <w:rPr>
          <w:rtl w:val="0"/>
        </w:rPr>
        <w:t xml:space="preserve">Movement Speed(MOV)</w:t>
      </w:r>
      <w:r w:rsidDel="00000000" w:rsidR="00000000" w:rsidRPr="00000000">
        <w:rPr>
          <w:rtl w:val="0"/>
        </w:rPr>
      </w:r>
    </w:p>
    <w:p w:rsidR="00000000" w:rsidDel="00000000" w:rsidP="00000000" w:rsidRDefault="00000000" w:rsidRPr="00000000" w14:paraId="00000440">
      <w:pPr>
        <w:spacing w:after="180" w:before="240" w:lineRule="auto"/>
        <w:rPr>
          <w:sz w:val="24"/>
          <w:szCs w:val="24"/>
        </w:rPr>
      </w:pPr>
      <w:r w:rsidDel="00000000" w:rsidR="00000000" w:rsidRPr="00000000">
        <w:rPr>
          <w:sz w:val="24"/>
          <w:szCs w:val="24"/>
          <w:rtl w:val="0"/>
        </w:rPr>
        <w:t xml:space="preserve">Movement is based on the size of a character. This average movement is how far a character can move as a </w:t>
      </w:r>
      <w:r w:rsidDel="00000000" w:rsidR="00000000" w:rsidRPr="00000000">
        <w:rPr>
          <w:rtl w:val="0"/>
        </w:rPr>
        <w:t xml:space="preserve">Move Action or Standard Action</w:t>
      </w:r>
      <w:r w:rsidDel="00000000" w:rsidR="00000000" w:rsidRPr="00000000">
        <w:rPr>
          <w:sz w:val="24"/>
          <w:szCs w:val="24"/>
          <w:rtl w:val="0"/>
        </w:rPr>
        <w:t xml:space="preserve">.</w:t>
      </w:r>
    </w:p>
    <w:p w:rsidR="00000000" w:rsidDel="00000000" w:rsidP="00000000" w:rsidRDefault="00000000" w:rsidRPr="00000000" w14:paraId="00000441">
      <w:pPr>
        <w:rPr>
          <w:b w:val="1"/>
        </w:rPr>
      </w:pPr>
      <w:r w:rsidDel="00000000" w:rsidR="00000000" w:rsidRPr="00000000">
        <w:rPr>
          <w:b w:val="1"/>
          <w:rtl w:val="0"/>
        </w:rPr>
        <w:t xml:space="preserve">Average Movement Rates by SIZ</w:t>
      </w:r>
    </w:p>
    <w:tbl>
      <w:tblPr>
        <w:tblStyle w:val="Table34"/>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1350"/>
        <w:gridCol w:w="1350"/>
        <w:gridCol w:w="1350"/>
        <w:gridCol w:w="1350"/>
        <w:gridCol w:w="1350"/>
        <w:gridCol w:w="1350"/>
        <w:gridCol w:w="1350"/>
        <w:tblGridChange w:id="0">
          <w:tblGrid>
            <w:gridCol w:w="1350"/>
            <w:gridCol w:w="1350"/>
            <w:gridCol w:w="1350"/>
            <w:gridCol w:w="1350"/>
            <w:gridCol w:w="1350"/>
            <w:gridCol w:w="1350"/>
            <w:gridCol w:w="1350"/>
            <w:gridCol w:w="1350"/>
          </w:tblGrid>
        </w:tblGridChange>
      </w:tblGrid>
      <w:tr>
        <w:trPr>
          <w:cantSplit w:val="0"/>
          <w:tblHeader w:val="0"/>
        </w:trPr>
        <w:tc>
          <w:tcPr>
            <w:shd w:fill="auto" w:val="clear"/>
            <w:tcMar>
              <w:top w:w="144.0" w:type="dxa"/>
              <w:left w:w="144.0" w:type="dxa"/>
              <w:bottom w:w="144.0" w:type="dxa"/>
              <w:right w:w="144.0" w:type="dxa"/>
            </w:tcMar>
            <w:vAlign w:val="top"/>
          </w:tcPr>
          <w:p w:rsidR="00000000" w:rsidDel="00000000" w:rsidP="00000000" w:rsidRDefault="00000000" w:rsidRPr="00000000" w14:paraId="00000442">
            <w:pPr>
              <w:widowControl w:val="0"/>
              <w:spacing w:line="240" w:lineRule="auto"/>
              <w:jc w:val="center"/>
              <w:rPr>
                <w:b w:val="1"/>
              </w:rPr>
            </w:pPr>
            <w:r w:rsidDel="00000000" w:rsidR="00000000" w:rsidRPr="00000000">
              <w:rPr>
                <w:b w:val="1"/>
                <w:rtl w:val="0"/>
              </w:rPr>
              <w:t xml:space="preserve">SIZ</w:t>
            </w:r>
          </w:p>
        </w:tc>
        <w:tc>
          <w:tcPr>
            <w:shd w:fill="auto" w:val="clear"/>
            <w:tcMar>
              <w:top w:w="144.0" w:type="dxa"/>
              <w:left w:w="144.0" w:type="dxa"/>
              <w:bottom w:w="144.0" w:type="dxa"/>
              <w:right w:w="144.0" w:type="dxa"/>
            </w:tcMar>
            <w:vAlign w:val="top"/>
          </w:tcPr>
          <w:p w:rsidR="00000000" w:rsidDel="00000000" w:rsidP="00000000" w:rsidRDefault="00000000" w:rsidRPr="00000000" w14:paraId="00000443">
            <w:pPr>
              <w:widowControl w:val="0"/>
              <w:spacing w:line="240" w:lineRule="auto"/>
              <w:jc w:val="center"/>
              <w:rPr>
                <w:b w:val="1"/>
              </w:rPr>
            </w:pPr>
            <w:r w:rsidDel="00000000" w:rsidR="00000000" w:rsidRPr="00000000">
              <w:rPr>
                <w:b w:val="1"/>
                <w:rtl w:val="0"/>
              </w:rPr>
              <w:t xml:space="preserve">1</w:t>
            </w:r>
          </w:p>
        </w:tc>
        <w:tc>
          <w:tcPr>
            <w:shd w:fill="auto" w:val="clear"/>
            <w:tcMar>
              <w:top w:w="144.0" w:type="dxa"/>
              <w:left w:w="144.0" w:type="dxa"/>
              <w:bottom w:w="144.0" w:type="dxa"/>
              <w:right w:w="144.0" w:type="dxa"/>
            </w:tcMar>
            <w:vAlign w:val="top"/>
          </w:tcPr>
          <w:p w:rsidR="00000000" w:rsidDel="00000000" w:rsidP="00000000" w:rsidRDefault="00000000" w:rsidRPr="00000000" w14:paraId="00000444">
            <w:pPr>
              <w:widowControl w:val="0"/>
              <w:spacing w:line="240" w:lineRule="auto"/>
              <w:jc w:val="center"/>
              <w:rPr>
                <w:b w:val="1"/>
              </w:rPr>
            </w:pPr>
            <w:r w:rsidDel="00000000" w:rsidR="00000000" w:rsidRPr="00000000">
              <w:rPr>
                <w:b w:val="1"/>
                <w:rtl w:val="0"/>
              </w:rPr>
              <w:t xml:space="preserve">2-3</w:t>
            </w:r>
          </w:p>
        </w:tc>
        <w:tc>
          <w:tcPr>
            <w:shd w:fill="auto" w:val="clear"/>
            <w:tcMar>
              <w:top w:w="144.0" w:type="dxa"/>
              <w:left w:w="144.0" w:type="dxa"/>
              <w:bottom w:w="144.0" w:type="dxa"/>
              <w:right w:w="144.0" w:type="dxa"/>
            </w:tcMar>
            <w:vAlign w:val="top"/>
          </w:tcPr>
          <w:p w:rsidR="00000000" w:rsidDel="00000000" w:rsidP="00000000" w:rsidRDefault="00000000" w:rsidRPr="00000000" w14:paraId="00000445">
            <w:pPr>
              <w:widowControl w:val="0"/>
              <w:spacing w:line="240" w:lineRule="auto"/>
              <w:jc w:val="center"/>
              <w:rPr>
                <w:b w:val="1"/>
              </w:rPr>
            </w:pPr>
            <w:r w:rsidDel="00000000" w:rsidR="00000000" w:rsidRPr="00000000">
              <w:rPr>
                <w:b w:val="1"/>
                <w:rtl w:val="0"/>
              </w:rPr>
              <w:t xml:space="preserve">4-6</w:t>
            </w:r>
          </w:p>
        </w:tc>
        <w:tc>
          <w:tcPr>
            <w:shd w:fill="auto" w:val="clear"/>
            <w:tcMar>
              <w:top w:w="144.0" w:type="dxa"/>
              <w:left w:w="144.0" w:type="dxa"/>
              <w:bottom w:w="144.0" w:type="dxa"/>
              <w:right w:w="144.0" w:type="dxa"/>
            </w:tcMar>
            <w:vAlign w:val="top"/>
          </w:tcPr>
          <w:p w:rsidR="00000000" w:rsidDel="00000000" w:rsidP="00000000" w:rsidRDefault="00000000" w:rsidRPr="00000000" w14:paraId="00000446">
            <w:pPr>
              <w:widowControl w:val="0"/>
              <w:spacing w:line="240" w:lineRule="auto"/>
              <w:jc w:val="center"/>
              <w:rPr>
                <w:b w:val="1"/>
              </w:rPr>
            </w:pPr>
            <w:r w:rsidDel="00000000" w:rsidR="00000000" w:rsidRPr="00000000">
              <w:rPr>
                <w:b w:val="1"/>
                <w:rtl w:val="0"/>
              </w:rPr>
              <w:t xml:space="preserve">7-19</w:t>
            </w:r>
          </w:p>
        </w:tc>
        <w:tc>
          <w:tcPr>
            <w:shd w:fill="auto" w:val="clear"/>
            <w:tcMar>
              <w:top w:w="144.0" w:type="dxa"/>
              <w:left w:w="144.0" w:type="dxa"/>
              <w:bottom w:w="144.0" w:type="dxa"/>
              <w:right w:w="144.0" w:type="dxa"/>
            </w:tcMar>
            <w:vAlign w:val="top"/>
          </w:tcPr>
          <w:p w:rsidR="00000000" w:rsidDel="00000000" w:rsidP="00000000" w:rsidRDefault="00000000" w:rsidRPr="00000000" w14:paraId="00000447">
            <w:pPr>
              <w:widowControl w:val="0"/>
              <w:spacing w:line="240" w:lineRule="auto"/>
              <w:jc w:val="center"/>
              <w:rPr>
                <w:b w:val="1"/>
              </w:rPr>
            </w:pPr>
            <w:r w:rsidDel="00000000" w:rsidR="00000000" w:rsidRPr="00000000">
              <w:rPr>
                <w:b w:val="1"/>
                <w:rtl w:val="0"/>
              </w:rPr>
              <w:t xml:space="preserve">20-25</w:t>
            </w:r>
          </w:p>
        </w:tc>
        <w:tc>
          <w:tcPr>
            <w:shd w:fill="auto" w:val="clear"/>
            <w:tcMar>
              <w:top w:w="144.0" w:type="dxa"/>
              <w:left w:w="144.0" w:type="dxa"/>
              <w:bottom w:w="144.0" w:type="dxa"/>
              <w:right w:w="144.0" w:type="dxa"/>
            </w:tcMar>
            <w:vAlign w:val="top"/>
          </w:tcPr>
          <w:p w:rsidR="00000000" w:rsidDel="00000000" w:rsidP="00000000" w:rsidRDefault="00000000" w:rsidRPr="00000000" w14:paraId="00000448">
            <w:pPr>
              <w:widowControl w:val="0"/>
              <w:spacing w:line="240" w:lineRule="auto"/>
              <w:jc w:val="center"/>
              <w:rPr>
                <w:b w:val="1"/>
              </w:rPr>
            </w:pPr>
            <w:r w:rsidDel="00000000" w:rsidR="00000000" w:rsidRPr="00000000">
              <w:rPr>
                <w:b w:val="1"/>
                <w:rtl w:val="0"/>
              </w:rPr>
              <w:t xml:space="preserve">26-30</w:t>
            </w:r>
          </w:p>
        </w:tc>
        <w:tc>
          <w:tcPr>
            <w:shd w:fill="auto" w:val="clear"/>
            <w:tcMar>
              <w:top w:w="144.0" w:type="dxa"/>
              <w:left w:w="144.0" w:type="dxa"/>
              <w:bottom w:w="144.0" w:type="dxa"/>
              <w:right w:w="144.0" w:type="dxa"/>
            </w:tcMar>
            <w:vAlign w:val="top"/>
          </w:tcPr>
          <w:p w:rsidR="00000000" w:rsidDel="00000000" w:rsidP="00000000" w:rsidRDefault="00000000" w:rsidRPr="00000000" w14:paraId="00000449">
            <w:pPr>
              <w:widowControl w:val="0"/>
              <w:spacing w:line="240" w:lineRule="auto"/>
              <w:jc w:val="center"/>
              <w:rPr>
                <w:b w:val="1"/>
              </w:rPr>
            </w:pPr>
            <w:r w:rsidDel="00000000" w:rsidR="00000000" w:rsidRPr="00000000">
              <w:rPr>
                <w:b w:val="1"/>
                <w:rtl w:val="0"/>
              </w:rPr>
              <w:t xml:space="preserve">30-50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center"/>
          </w:tcPr>
          <w:p w:rsidR="00000000" w:rsidDel="00000000" w:rsidP="00000000" w:rsidRDefault="00000000" w:rsidRPr="00000000" w14:paraId="0000044A">
            <w:pPr>
              <w:spacing w:line="240" w:lineRule="auto"/>
              <w:jc w:val="center"/>
              <w:rPr>
                <w:b w:val="1"/>
              </w:rPr>
            </w:pPr>
            <w:r w:rsidDel="00000000" w:rsidR="00000000" w:rsidRPr="00000000">
              <w:rPr>
                <w:b w:val="1"/>
                <w:rtl w:val="0"/>
              </w:rPr>
              <w:t xml:space="preserve">MOV (Speed)</w:t>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center"/>
          </w:tcPr>
          <w:p w:rsidR="00000000" w:rsidDel="00000000" w:rsidP="00000000" w:rsidRDefault="00000000" w:rsidRPr="00000000" w14:paraId="0000044B">
            <w:pPr>
              <w:spacing w:line="240" w:lineRule="auto"/>
              <w:jc w:val="cente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center"/>
          </w:tcPr>
          <w:p w:rsidR="00000000" w:rsidDel="00000000" w:rsidP="00000000" w:rsidRDefault="00000000" w:rsidRPr="00000000" w14:paraId="0000044C">
            <w:pPr>
              <w:spacing w:line="240" w:lineRule="auto"/>
              <w:jc w:val="center"/>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center"/>
          </w:tcPr>
          <w:p w:rsidR="00000000" w:rsidDel="00000000" w:rsidP="00000000" w:rsidRDefault="00000000" w:rsidRPr="00000000" w14:paraId="0000044D">
            <w:pPr>
              <w:spacing w:line="240" w:lineRule="auto"/>
              <w:jc w:val="center"/>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center"/>
          </w:tcPr>
          <w:p w:rsidR="00000000" w:rsidDel="00000000" w:rsidP="00000000" w:rsidRDefault="00000000" w:rsidRPr="00000000" w14:paraId="0000044E">
            <w:pPr>
              <w:spacing w:line="240" w:lineRule="auto"/>
              <w:jc w:val="center"/>
              <w:rPr/>
            </w:pPr>
            <w:r w:rsidDel="00000000" w:rsidR="00000000" w:rsidRPr="00000000">
              <w:rPr>
                <w:rtl w:val="0"/>
              </w:rPr>
              <w:t xml:space="preserve">25’</w:t>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center"/>
          </w:tcPr>
          <w:p w:rsidR="00000000" w:rsidDel="00000000" w:rsidP="00000000" w:rsidRDefault="00000000" w:rsidRPr="00000000" w14:paraId="0000044F">
            <w:pPr>
              <w:spacing w:line="240" w:lineRule="auto"/>
              <w:jc w:val="center"/>
              <w:rPr/>
            </w:pPr>
            <w:r w:rsidDel="00000000" w:rsidR="00000000" w:rsidRPr="00000000">
              <w:rPr>
                <w:rtl w:val="0"/>
              </w:rPr>
              <w:t xml:space="preserve">30’</w:t>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center"/>
          </w:tcPr>
          <w:p w:rsidR="00000000" w:rsidDel="00000000" w:rsidP="00000000" w:rsidRDefault="00000000" w:rsidRPr="00000000" w14:paraId="00000450">
            <w:pPr>
              <w:spacing w:line="240" w:lineRule="auto"/>
              <w:jc w:val="center"/>
              <w:rPr/>
            </w:pPr>
            <w:r w:rsidDel="00000000" w:rsidR="00000000" w:rsidRPr="00000000">
              <w:rPr>
                <w:rtl w:val="0"/>
              </w:rPr>
              <w:t xml:space="preserve">35’</w:t>
            </w:r>
          </w:p>
        </w:tc>
        <w:tc>
          <w:tcPr>
            <w:tcBorders>
              <w:top w:color="000000" w:space="0" w:sz="8" w:val="single"/>
              <w:left w:color="000000" w:space="0" w:sz="8" w:val="single"/>
              <w:bottom w:color="000000" w:space="0" w:sz="8" w:val="single"/>
              <w:right w:color="000000" w:space="0" w:sz="8" w:val="single"/>
            </w:tcBorders>
            <w:tcMar>
              <w:top w:w="144.0" w:type="dxa"/>
              <w:left w:w="144.0" w:type="dxa"/>
              <w:bottom w:w="144.0" w:type="dxa"/>
              <w:right w:w="144.0" w:type="dxa"/>
            </w:tcMar>
            <w:vAlign w:val="center"/>
          </w:tcPr>
          <w:p w:rsidR="00000000" w:rsidDel="00000000" w:rsidP="00000000" w:rsidRDefault="00000000" w:rsidRPr="00000000" w14:paraId="00000451">
            <w:pPr>
              <w:spacing w:line="240" w:lineRule="auto"/>
              <w:jc w:val="center"/>
              <w:rPr/>
            </w:pPr>
            <w:r w:rsidDel="00000000" w:rsidR="00000000" w:rsidRPr="00000000">
              <w:rPr>
                <w:rtl w:val="0"/>
              </w:rPr>
              <w:t xml:space="preserve">40’</w:t>
            </w:r>
          </w:p>
        </w:tc>
      </w:tr>
    </w:tbl>
    <w:p w:rsidR="00000000" w:rsidDel="00000000" w:rsidP="00000000" w:rsidRDefault="00000000" w:rsidRPr="00000000" w14:paraId="00000452">
      <w:pPr>
        <w:spacing w:after="180" w:before="240" w:lineRule="auto"/>
        <w:rPr>
          <w:sz w:val="24"/>
          <w:szCs w:val="24"/>
        </w:rPr>
      </w:pPr>
      <w:r w:rsidDel="00000000" w:rsidR="00000000" w:rsidRPr="00000000">
        <w:rPr>
          <w:sz w:val="24"/>
          <w:szCs w:val="24"/>
          <w:rtl w:val="0"/>
        </w:rPr>
        <w:t xml:space="preserve">Movement rates are described further in </w:t>
      </w:r>
      <w:r w:rsidDel="00000000" w:rsidR="00000000" w:rsidRPr="00000000">
        <w:rPr>
          <w:b w:val="1"/>
          <w:sz w:val="24"/>
          <w:szCs w:val="24"/>
          <w:rtl w:val="0"/>
        </w:rPr>
        <w:t xml:space="preserve">Movement Rates</w:t>
      </w:r>
      <w:r w:rsidDel="00000000" w:rsidR="00000000" w:rsidRPr="00000000">
        <w:rPr>
          <w:sz w:val="24"/>
          <w:szCs w:val="24"/>
          <w:rtl w:val="0"/>
        </w:rPr>
        <w:t xml:space="preserve"> in </w:t>
      </w:r>
      <w:r w:rsidDel="00000000" w:rsidR="00000000" w:rsidRPr="00000000">
        <w:rPr>
          <w:i w:val="1"/>
          <w:sz w:val="24"/>
          <w:szCs w:val="24"/>
          <w:rtl w:val="0"/>
        </w:rPr>
        <w:t xml:space="preserve">Chapter 5: System</w:t>
      </w:r>
      <w:r w:rsidDel="00000000" w:rsidR="00000000" w:rsidRPr="00000000">
        <w:rPr>
          <w:sz w:val="24"/>
          <w:szCs w:val="24"/>
          <w:rtl w:val="0"/>
        </w:rPr>
        <w:t xml:space="preserve">.</w:t>
      </w:r>
    </w:p>
    <w:p w:rsidR="00000000" w:rsidDel="00000000" w:rsidP="00000000" w:rsidRDefault="00000000" w:rsidRPr="00000000" w14:paraId="00000453">
      <w:pPr>
        <w:pStyle w:val="Heading3"/>
        <w:spacing w:after="180" w:before="240" w:lineRule="auto"/>
        <w:rPr/>
      </w:pPr>
      <w:bookmarkStart w:colFirst="0" w:colLast="0" w:name="_4gpzo1n4ke2" w:id="67"/>
      <w:bookmarkEnd w:id="67"/>
      <w:r w:rsidDel="00000000" w:rsidR="00000000" w:rsidRPr="00000000">
        <w:rPr>
          <w:rtl w:val="0"/>
        </w:rPr>
        <w:t xml:space="preserve">Horror Resistance Points (Max = ACU×5)</w:t>
      </w:r>
    </w:p>
    <w:p w:rsidR="00000000" w:rsidDel="00000000" w:rsidP="00000000" w:rsidRDefault="00000000" w:rsidRPr="00000000" w14:paraId="00000454">
      <w:pPr>
        <w:spacing w:after="180" w:before="240" w:lineRule="auto"/>
        <w:rPr>
          <w:sz w:val="24"/>
          <w:szCs w:val="24"/>
        </w:rPr>
      </w:pPr>
      <w:r w:rsidDel="00000000" w:rsidR="00000000" w:rsidRPr="00000000">
        <w:rPr>
          <w:sz w:val="24"/>
          <w:szCs w:val="24"/>
          <w:rtl w:val="0"/>
        </w:rPr>
        <w:t xml:space="preserve">As described in </w:t>
      </w:r>
      <w:r w:rsidDel="00000000" w:rsidR="00000000" w:rsidRPr="00000000">
        <w:rPr>
          <w:b w:val="1"/>
          <w:sz w:val="24"/>
          <w:szCs w:val="24"/>
          <w:rtl w:val="0"/>
        </w:rPr>
        <w:t xml:space="preserve">Horror</w:t>
      </w:r>
      <w:r w:rsidDel="00000000" w:rsidR="00000000" w:rsidRPr="00000000">
        <w:rPr>
          <w:sz w:val="24"/>
          <w:szCs w:val="24"/>
          <w:rtl w:val="0"/>
        </w:rPr>
        <w:t xml:space="preserve">, </w:t>
      </w:r>
      <w:r w:rsidDel="00000000" w:rsidR="00000000" w:rsidRPr="00000000">
        <w:rPr>
          <w:b w:val="1"/>
          <w:sz w:val="24"/>
          <w:szCs w:val="24"/>
          <w:rtl w:val="0"/>
        </w:rPr>
        <w:t xml:space="preserve">Horror Resistance </w:t>
      </w:r>
      <w:r w:rsidDel="00000000" w:rsidR="00000000" w:rsidRPr="00000000">
        <w:rPr>
          <w:sz w:val="24"/>
          <w:szCs w:val="24"/>
          <w:rtl w:val="0"/>
        </w:rPr>
        <w:t xml:space="preserve">(HR)</w:t>
      </w:r>
      <w:r w:rsidDel="00000000" w:rsidR="00000000" w:rsidRPr="00000000">
        <w:rPr>
          <w:sz w:val="24"/>
          <w:szCs w:val="24"/>
          <w:rtl w:val="0"/>
        </w:rPr>
        <w:t xml:space="preserve"> represents your character’s mental and emotional fortitude, and their ability to withstand shock, terror, and cosmic awfulness. Your character’s base (max) HR points equal their ACU×5.</w:t>
      </w:r>
    </w:p>
    <w:p w:rsidR="00000000" w:rsidDel="00000000" w:rsidP="00000000" w:rsidRDefault="00000000" w:rsidRPr="00000000" w14:paraId="00000455">
      <w:pPr>
        <w:spacing w:after="180" w:before="240" w:lineRule="auto"/>
        <w:rPr>
          <w:sz w:val="24"/>
          <w:szCs w:val="24"/>
        </w:rPr>
      </w:pPr>
      <w:r w:rsidDel="00000000" w:rsidR="00000000" w:rsidRPr="00000000">
        <w:rPr>
          <w:sz w:val="24"/>
          <w:szCs w:val="24"/>
          <w:rtl w:val="0"/>
        </w:rPr>
        <w:t xml:space="preserve">Whenever your character is exposed to a horrifying situation or mind-bending strangeness, they must roll D100 against their current HR. If your character fails (or perhaps even if they succeed) they gain Horror.</w:t>
      </w:r>
    </w:p>
    <w:p w:rsidR="00000000" w:rsidDel="00000000" w:rsidP="00000000" w:rsidRDefault="00000000" w:rsidRPr="00000000" w14:paraId="00000456">
      <w:pPr>
        <w:spacing w:after="180" w:before="240" w:lineRule="auto"/>
        <w:rPr>
          <w:sz w:val="24"/>
          <w:szCs w:val="24"/>
        </w:rPr>
      </w:pPr>
      <w:r w:rsidDel="00000000" w:rsidR="00000000" w:rsidRPr="00000000">
        <w:rPr>
          <w:sz w:val="24"/>
          <w:szCs w:val="24"/>
          <w:rtl w:val="0"/>
        </w:rPr>
        <w:t xml:space="preserve">Each point of Horror gained lowers the heroes Horror Resistance by the same amount (much like Wounds and Hit Points). As the hero gains Horror they become more and more distraught. When they reach Horror greater than their max HR, </w:t>
      </w:r>
      <w:r w:rsidDel="00000000" w:rsidR="00000000" w:rsidRPr="00000000">
        <w:rPr>
          <w:sz w:val="24"/>
          <w:szCs w:val="24"/>
          <w:rtl w:val="0"/>
        </w:rPr>
        <w:t xml:space="preserve">they become catatonic.</w:t>
      </w:r>
      <w:r w:rsidDel="00000000" w:rsidR="00000000" w:rsidRPr="00000000">
        <w:rPr>
          <w:rtl w:val="0"/>
        </w:rPr>
      </w:r>
    </w:p>
    <w:p w:rsidR="00000000" w:rsidDel="00000000" w:rsidP="00000000" w:rsidRDefault="00000000" w:rsidRPr="00000000" w14:paraId="00000457">
      <w:pPr>
        <w:rPr>
          <w:sz w:val="24"/>
          <w:szCs w:val="24"/>
        </w:rPr>
      </w:pPr>
      <w:r w:rsidDel="00000000" w:rsidR="00000000" w:rsidRPr="00000000">
        <w:rPr>
          <w:rtl w:val="0"/>
        </w:rPr>
      </w:r>
    </w:p>
    <w:p w:rsidR="00000000" w:rsidDel="00000000" w:rsidP="00000000" w:rsidRDefault="00000000" w:rsidRPr="00000000" w14:paraId="00000458">
      <w:pPr>
        <w:rPr>
          <w:sz w:val="24"/>
          <w:szCs w:val="24"/>
        </w:rPr>
      </w:pPr>
      <w:r w:rsidDel="00000000" w:rsidR="00000000" w:rsidRPr="00000000">
        <w:rPr>
          <w:rtl w:val="0"/>
        </w:rPr>
      </w:r>
    </w:p>
    <w:p w:rsidR="00000000" w:rsidDel="00000000" w:rsidP="00000000" w:rsidRDefault="00000000" w:rsidRPr="00000000" w14:paraId="00000459">
      <w:pPr>
        <w:pStyle w:val="Heading3"/>
        <w:spacing w:after="180" w:before="240" w:lineRule="auto"/>
        <w:rPr/>
      </w:pPr>
      <w:bookmarkStart w:colFirst="0" w:colLast="0" w:name="_eak617h6c7h" w:id="68"/>
      <w:bookmarkEnd w:id="68"/>
      <w:r w:rsidDel="00000000" w:rsidR="00000000" w:rsidRPr="00000000">
        <w:rPr>
          <w:rtl w:val="0"/>
        </w:rPr>
        <w:t xml:space="preserve">Skill Category Bonuses </w:t>
      </w:r>
    </w:p>
    <w:p w:rsidR="00000000" w:rsidDel="00000000" w:rsidP="00000000" w:rsidRDefault="00000000" w:rsidRPr="00000000" w14:paraId="0000045A">
      <w:pPr>
        <w:rPr>
          <w:sz w:val="24"/>
          <w:szCs w:val="24"/>
        </w:rPr>
      </w:pPr>
      <w:r w:rsidDel="00000000" w:rsidR="00000000" w:rsidRPr="00000000">
        <w:rPr>
          <w:sz w:val="24"/>
          <w:szCs w:val="24"/>
          <w:rtl w:val="0"/>
        </w:rPr>
        <w:t xml:space="preserve">If you and your StoryGuide want your character’s characteristics to influence their skill ratings, you should employ this system. As described in the </w:t>
      </w:r>
      <w:r w:rsidDel="00000000" w:rsidR="00000000" w:rsidRPr="00000000">
        <w:rPr>
          <w:i w:val="1"/>
          <w:sz w:val="24"/>
          <w:szCs w:val="24"/>
          <w:rtl w:val="0"/>
        </w:rPr>
        <w:t xml:space="preserve">Chapter 3: Skills</w:t>
      </w:r>
      <w:r w:rsidDel="00000000" w:rsidR="00000000" w:rsidRPr="00000000">
        <w:rPr>
          <w:sz w:val="24"/>
          <w:szCs w:val="24"/>
          <w:rtl w:val="0"/>
        </w:rPr>
        <w:t xml:space="preserve">, each skill is grouped into skill categories. Each category is linked to one or more characteristics that are used to compute a skill category bonus for each category. To find your Skill Category Bonus, find the correct Characteristic and divide by two, rounding up.</w:t>
      </w:r>
    </w:p>
    <w:p w:rsidR="00000000" w:rsidDel="00000000" w:rsidP="00000000" w:rsidRDefault="00000000" w:rsidRPr="00000000" w14:paraId="0000045B">
      <w:pPr>
        <w:rPr>
          <w:sz w:val="24"/>
          <w:szCs w:val="24"/>
        </w:rPr>
      </w:pPr>
      <w:r w:rsidDel="00000000" w:rsidR="00000000" w:rsidRPr="00000000">
        <w:rPr>
          <w:rtl w:val="0"/>
        </w:rPr>
      </w:r>
    </w:p>
    <w:p w:rsidR="00000000" w:rsidDel="00000000" w:rsidP="00000000" w:rsidRDefault="00000000" w:rsidRPr="00000000" w14:paraId="0000045C">
      <w:pPr>
        <w:spacing w:after="180" w:before="240" w:lineRule="auto"/>
        <w:rPr>
          <w:b w:val="1"/>
          <w:sz w:val="24"/>
          <w:szCs w:val="24"/>
        </w:rPr>
      </w:pPr>
      <w:r w:rsidDel="00000000" w:rsidR="00000000" w:rsidRPr="00000000">
        <w:rPr>
          <w:b w:val="1"/>
          <w:sz w:val="24"/>
          <w:szCs w:val="24"/>
          <w:rtl w:val="0"/>
        </w:rPr>
        <w:t xml:space="preserve">Skill Category Modifiers</w:t>
      </w:r>
    </w:p>
    <w:tbl>
      <w:tblPr>
        <w:tblStyle w:val="Table35"/>
        <w:tblW w:w="87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10"/>
        <w:gridCol w:w="4365"/>
        <w:tblGridChange w:id="0">
          <w:tblGrid>
            <w:gridCol w:w="4410"/>
            <w:gridCol w:w="4365"/>
          </w:tblGrid>
        </w:tblGridChange>
      </w:tblGrid>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5D">
            <w:pPr>
              <w:spacing w:before="240" w:lineRule="auto"/>
              <w:ind w:left="120" w:firstLine="0"/>
              <w:rPr>
                <w:b w:val="1"/>
                <w:sz w:val="24"/>
                <w:szCs w:val="24"/>
              </w:rPr>
            </w:pPr>
            <w:r w:rsidDel="00000000" w:rsidR="00000000" w:rsidRPr="00000000">
              <w:rPr>
                <w:b w:val="1"/>
                <w:sz w:val="24"/>
                <w:szCs w:val="24"/>
                <w:rtl w:val="0"/>
              </w:rPr>
              <w:t xml:space="preserve">Category</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5E">
            <w:pPr>
              <w:spacing w:before="240" w:lineRule="auto"/>
              <w:ind w:left="120" w:firstLine="0"/>
              <w:rPr>
                <w:b w:val="1"/>
                <w:sz w:val="24"/>
                <w:szCs w:val="24"/>
              </w:rPr>
            </w:pPr>
            <w:r w:rsidDel="00000000" w:rsidR="00000000" w:rsidRPr="00000000">
              <w:rPr>
                <w:b w:val="1"/>
                <w:sz w:val="24"/>
                <w:szCs w:val="24"/>
                <w:rtl w:val="0"/>
              </w:rPr>
              <w:t xml:space="preserve">Primary</w:t>
            </w:r>
          </w:p>
        </w:tc>
      </w:tr>
      <w:tr>
        <w:trPr>
          <w:cantSplit w:val="0"/>
          <w:trHeight w:val="81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5F">
            <w:pPr>
              <w:spacing w:before="240" w:lineRule="auto"/>
              <w:ind w:left="120" w:firstLine="0"/>
              <w:rPr>
                <w:sz w:val="24"/>
                <w:szCs w:val="24"/>
              </w:rPr>
            </w:pPr>
            <w:r w:rsidDel="00000000" w:rsidR="00000000" w:rsidRPr="00000000">
              <w:rPr>
                <w:sz w:val="24"/>
                <w:szCs w:val="24"/>
                <w:rtl w:val="0"/>
              </w:rPr>
              <w:t xml:space="preserve">Combat skills</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60">
            <w:pPr>
              <w:spacing w:before="240" w:lineRule="auto"/>
              <w:ind w:left="120" w:firstLine="0"/>
              <w:rPr>
                <w:sz w:val="24"/>
                <w:szCs w:val="24"/>
              </w:rPr>
            </w:pPr>
            <w:r w:rsidDel="00000000" w:rsidR="00000000" w:rsidRPr="00000000">
              <w:rPr>
                <w:sz w:val="24"/>
                <w:szCs w:val="24"/>
                <w:rtl w:val="0"/>
              </w:rPr>
              <w:t xml:space="preserve">DEX/2</w:t>
            </w:r>
          </w:p>
        </w:tc>
      </w:tr>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61">
            <w:pPr>
              <w:spacing w:before="240" w:lineRule="auto"/>
              <w:ind w:left="120" w:firstLine="0"/>
              <w:rPr>
                <w:sz w:val="24"/>
                <w:szCs w:val="24"/>
              </w:rPr>
            </w:pPr>
            <w:r w:rsidDel="00000000" w:rsidR="00000000" w:rsidRPr="00000000">
              <w:rPr>
                <w:sz w:val="24"/>
                <w:szCs w:val="24"/>
                <w:rtl w:val="0"/>
              </w:rPr>
              <w:t xml:space="preserve">Communication skills</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62">
            <w:pPr>
              <w:spacing w:before="240" w:lineRule="auto"/>
              <w:ind w:left="120" w:firstLine="0"/>
              <w:rPr>
                <w:sz w:val="24"/>
                <w:szCs w:val="24"/>
              </w:rPr>
            </w:pPr>
            <w:r w:rsidDel="00000000" w:rsidR="00000000" w:rsidRPr="00000000">
              <w:rPr>
                <w:sz w:val="24"/>
                <w:szCs w:val="24"/>
                <w:rtl w:val="0"/>
              </w:rPr>
              <w:t xml:space="preserve">SOC/2</w:t>
            </w:r>
          </w:p>
        </w:tc>
      </w:tr>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63">
            <w:pPr>
              <w:spacing w:before="240" w:lineRule="auto"/>
              <w:ind w:left="120" w:firstLine="0"/>
              <w:rPr>
                <w:sz w:val="24"/>
                <w:szCs w:val="24"/>
              </w:rPr>
            </w:pPr>
            <w:r w:rsidDel="00000000" w:rsidR="00000000" w:rsidRPr="00000000">
              <w:rPr>
                <w:sz w:val="24"/>
                <w:szCs w:val="24"/>
                <w:rtl w:val="0"/>
              </w:rPr>
              <w:t xml:space="preserve">Dexterous skills</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64">
            <w:pPr>
              <w:spacing w:before="240" w:lineRule="auto"/>
              <w:ind w:left="120" w:firstLine="0"/>
              <w:rPr>
                <w:sz w:val="24"/>
                <w:szCs w:val="24"/>
              </w:rPr>
            </w:pPr>
            <w:r w:rsidDel="00000000" w:rsidR="00000000" w:rsidRPr="00000000">
              <w:rPr>
                <w:sz w:val="24"/>
                <w:szCs w:val="24"/>
                <w:rtl w:val="0"/>
              </w:rPr>
              <w:t xml:space="preserve">DEX/2</w:t>
            </w:r>
          </w:p>
        </w:tc>
      </w:tr>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65">
            <w:pPr>
              <w:spacing w:before="240" w:lineRule="auto"/>
              <w:ind w:left="120" w:firstLine="0"/>
              <w:rPr>
                <w:sz w:val="24"/>
                <w:szCs w:val="24"/>
              </w:rPr>
            </w:pPr>
            <w:r w:rsidDel="00000000" w:rsidR="00000000" w:rsidRPr="00000000">
              <w:rPr>
                <w:sz w:val="24"/>
                <w:szCs w:val="24"/>
                <w:rtl w:val="0"/>
              </w:rPr>
              <w:t xml:space="preserve">Mental skills</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66">
            <w:pPr>
              <w:spacing w:before="240" w:lineRule="auto"/>
              <w:ind w:left="120" w:firstLine="0"/>
              <w:rPr>
                <w:sz w:val="24"/>
                <w:szCs w:val="24"/>
              </w:rPr>
            </w:pPr>
            <w:r w:rsidDel="00000000" w:rsidR="00000000" w:rsidRPr="00000000">
              <w:rPr>
                <w:sz w:val="24"/>
                <w:szCs w:val="24"/>
                <w:rtl w:val="0"/>
              </w:rPr>
              <w:t xml:space="preserve">INT/2</w:t>
            </w:r>
          </w:p>
        </w:tc>
      </w:tr>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67">
            <w:pPr>
              <w:spacing w:before="240" w:lineRule="auto"/>
              <w:ind w:left="120" w:firstLine="0"/>
              <w:rPr>
                <w:sz w:val="24"/>
                <w:szCs w:val="24"/>
              </w:rPr>
            </w:pPr>
            <w:r w:rsidDel="00000000" w:rsidR="00000000" w:rsidRPr="00000000">
              <w:rPr>
                <w:sz w:val="24"/>
                <w:szCs w:val="24"/>
                <w:rtl w:val="0"/>
              </w:rPr>
              <w:t xml:space="preserve">Perception skills</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68">
            <w:pPr>
              <w:spacing w:before="240" w:lineRule="auto"/>
              <w:ind w:left="120" w:firstLine="0"/>
              <w:rPr>
                <w:sz w:val="24"/>
                <w:szCs w:val="24"/>
              </w:rPr>
            </w:pPr>
            <w:r w:rsidDel="00000000" w:rsidR="00000000" w:rsidRPr="00000000">
              <w:rPr>
                <w:sz w:val="24"/>
                <w:szCs w:val="24"/>
                <w:rtl w:val="0"/>
              </w:rPr>
              <w:t xml:space="preserve">ACU/2</w:t>
            </w:r>
          </w:p>
        </w:tc>
      </w:tr>
      <w:tr>
        <w:trPr>
          <w:cantSplit w:val="0"/>
          <w:trHeight w:val="79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69">
            <w:pPr>
              <w:spacing w:before="240" w:lineRule="auto"/>
              <w:ind w:left="120" w:firstLine="0"/>
              <w:rPr>
                <w:sz w:val="24"/>
                <w:szCs w:val="24"/>
              </w:rPr>
            </w:pPr>
            <w:r w:rsidDel="00000000" w:rsidR="00000000" w:rsidRPr="00000000">
              <w:rPr>
                <w:sz w:val="24"/>
                <w:szCs w:val="24"/>
                <w:rtl w:val="0"/>
              </w:rPr>
              <w:t xml:space="preserve">Physical skills</w:t>
            </w:r>
          </w:p>
        </w:tc>
        <w:tc>
          <w:tcPr>
            <w:tcBorders>
              <w:top w:color="000000" w:space="0" w:sz="8" w:val="single"/>
              <w:left w:color="000000" w:space="0" w:sz="8" w:val="single"/>
              <w:bottom w:color="000000" w:space="0" w:sz="8" w:val="single"/>
              <w:right w:color="000000" w:space="0" w:sz="8" w:val="single"/>
            </w:tcBorders>
            <w:tcMar>
              <w:top w:w="0.0" w:type="dxa"/>
              <w:left w:w="120.0" w:type="dxa"/>
              <w:bottom w:w="0.0" w:type="dxa"/>
              <w:right w:w="120.0" w:type="dxa"/>
            </w:tcMar>
            <w:vAlign w:val="top"/>
          </w:tcPr>
          <w:p w:rsidR="00000000" w:rsidDel="00000000" w:rsidP="00000000" w:rsidRDefault="00000000" w:rsidRPr="00000000" w14:paraId="0000046A">
            <w:pPr>
              <w:spacing w:before="240" w:lineRule="auto"/>
              <w:ind w:left="120" w:firstLine="0"/>
              <w:rPr>
                <w:sz w:val="24"/>
                <w:szCs w:val="24"/>
              </w:rPr>
            </w:pPr>
            <w:r w:rsidDel="00000000" w:rsidR="00000000" w:rsidRPr="00000000">
              <w:rPr>
                <w:sz w:val="24"/>
                <w:szCs w:val="24"/>
                <w:rtl w:val="0"/>
              </w:rPr>
              <w:t xml:space="preserve">STR/2</w:t>
            </w:r>
          </w:p>
        </w:tc>
      </w:tr>
    </w:tbl>
    <w:p w:rsidR="00000000" w:rsidDel="00000000" w:rsidP="00000000" w:rsidRDefault="00000000" w:rsidRPr="00000000" w14:paraId="0000046B">
      <w:pPr>
        <w:rPr>
          <w:sz w:val="24"/>
          <w:szCs w:val="24"/>
        </w:rPr>
      </w:pPr>
      <w:r w:rsidDel="00000000" w:rsidR="00000000" w:rsidRPr="00000000">
        <w:rPr>
          <w:rtl w:val="0"/>
        </w:rPr>
      </w:r>
    </w:p>
    <w:p w:rsidR="00000000" w:rsidDel="00000000" w:rsidP="00000000" w:rsidRDefault="00000000" w:rsidRPr="00000000" w14:paraId="0000046C">
      <w:pPr>
        <w:pStyle w:val="Heading2"/>
        <w:spacing w:after="180" w:before="240" w:lineRule="auto"/>
        <w:rPr/>
      </w:pPr>
      <w:bookmarkStart w:colFirst="0" w:colLast="0" w:name="_x19bev8le5er" w:id="69"/>
      <w:bookmarkEnd w:id="69"/>
      <w:r w:rsidDel="00000000" w:rsidR="00000000" w:rsidRPr="00000000">
        <w:rPr>
          <w:rtl w:val="0"/>
        </w:rPr>
        <w:t xml:space="preserve">Professions</w:t>
      </w:r>
    </w:p>
    <w:p w:rsidR="00000000" w:rsidDel="00000000" w:rsidP="00000000" w:rsidRDefault="00000000" w:rsidRPr="00000000" w14:paraId="0000046D">
      <w:pPr>
        <w:spacing w:after="180" w:before="240" w:lineRule="auto"/>
        <w:rPr/>
      </w:pPr>
      <w:r w:rsidDel="00000000" w:rsidR="00000000" w:rsidRPr="00000000">
        <w:rPr>
          <w:rtl w:val="0"/>
        </w:rPr>
        <w:t xml:space="preserve">In addition to being defined by characteristics, your character is also defined in terms of their </w:t>
      </w:r>
      <w:r w:rsidDel="00000000" w:rsidR="00000000" w:rsidRPr="00000000">
        <w:rPr>
          <w:b w:val="1"/>
          <w:rtl w:val="0"/>
        </w:rPr>
        <w:t xml:space="preserve">skills</w:t>
      </w:r>
      <w:r w:rsidDel="00000000" w:rsidR="00000000" w:rsidRPr="00000000">
        <w:rPr>
          <w:rtl w:val="0"/>
        </w:rPr>
        <w:t xml:space="preserve">. These are learned through life experience, often as part of education and a </w:t>
      </w:r>
      <w:r w:rsidDel="00000000" w:rsidR="00000000" w:rsidRPr="00000000">
        <w:rPr>
          <w:b w:val="1"/>
          <w:rtl w:val="0"/>
        </w:rPr>
        <w:t xml:space="preserve">profession</w:t>
      </w:r>
      <w:r w:rsidDel="00000000" w:rsidR="00000000" w:rsidRPr="00000000">
        <w:rPr>
          <w:rtl w:val="0"/>
        </w:rPr>
        <w:t xml:space="preserve">. A profession is a job or vocation your character is assumed to be a part of when they begin play (or was a part of before play began), guiding skill allocation. A profession is just where they start when play begins and is not a limit to what they can do and become. They can grow and change over the course of a campaign far beyond their profession.</w:t>
      </w:r>
    </w:p>
    <w:p w:rsidR="00000000" w:rsidDel="00000000" w:rsidP="00000000" w:rsidRDefault="00000000" w:rsidRPr="00000000" w14:paraId="0000046E">
      <w:pPr>
        <w:rPr>
          <w:sz w:val="24"/>
          <w:szCs w:val="24"/>
        </w:rPr>
      </w:pPr>
      <w:r w:rsidDel="00000000" w:rsidR="00000000" w:rsidRPr="00000000">
        <w:rPr>
          <w:rtl w:val="0"/>
        </w:rPr>
        <w:t xml:space="preserve">Professions are not necessarily the jobs you have, but the training you received before you were an adventurer. In fact, you could still practice the profession between adventures if you wish! You could have been an apprentice in the trade, a professional who lost their trade due to an unforeseen circumstance or even grown up in a family that left you with certain skills. If you and your StoryGuide have ideas for new professions, you should try them! </w:t>
      </w:r>
      <w:r w:rsidDel="00000000" w:rsidR="00000000" w:rsidRPr="00000000">
        <w:rPr>
          <w:rtl w:val="0"/>
        </w:rPr>
      </w:r>
    </w:p>
    <w:p w:rsidR="00000000" w:rsidDel="00000000" w:rsidP="00000000" w:rsidRDefault="00000000" w:rsidRPr="00000000" w14:paraId="0000046F">
      <w:pPr>
        <w:spacing w:after="180" w:before="240" w:lineRule="auto"/>
        <w:rPr>
          <w:sz w:val="24"/>
          <w:szCs w:val="24"/>
        </w:rPr>
      </w:pPr>
      <w:r w:rsidDel="00000000" w:rsidR="00000000" w:rsidRPr="00000000">
        <w:rPr>
          <w:rtl w:val="0"/>
        </w:rPr>
      </w:r>
    </w:p>
    <w:p w:rsidR="00000000" w:rsidDel="00000000" w:rsidP="00000000" w:rsidRDefault="00000000" w:rsidRPr="00000000" w14:paraId="00000470">
      <w:pPr>
        <w:pStyle w:val="Heading2"/>
        <w:spacing w:after="180" w:before="240" w:lineRule="auto"/>
        <w:rPr/>
      </w:pPr>
      <w:bookmarkStart w:colFirst="0" w:colLast="0" w:name="_im5lgylk30bk" w:id="70"/>
      <w:bookmarkEnd w:id="70"/>
      <w:r w:rsidDel="00000000" w:rsidR="00000000" w:rsidRPr="00000000">
        <w:rPr>
          <w:rtl w:val="0"/>
        </w:rPr>
        <w:t xml:space="preserve">A List of Professions</w:t>
      </w:r>
    </w:p>
    <w:p w:rsidR="00000000" w:rsidDel="00000000" w:rsidP="00000000" w:rsidRDefault="00000000" w:rsidRPr="00000000" w14:paraId="00000471">
      <w:pPr>
        <w:rPr/>
      </w:pPr>
      <w:r w:rsidDel="00000000" w:rsidR="00000000" w:rsidRPr="00000000">
        <w:rPr>
          <w:rtl w:val="0"/>
        </w:rPr>
      </w:r>
    </w:p>
    <w:tbl>
      <w:tblPr>
        <w:tblStyle w:val="Table36"/>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Sidebar</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Contacts</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contact is a player created NPC in the world who they know and can use for help or information. This contact is created at anytime. And is made in agreement with bot the player and the SG.</w:t>
            </w:r>
          </w:p>
        </w:tc>
      </w:tr>
    </w:tbl>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pStyle w:val="Heading3"/>
        <w:spacing w:after="180" w:before="240" w:lineRule="auto"/>
        <w:rPr/>
      </w:pPr>
      <w:bookmarkStart w:colFirst="0" w:colLast="0" w:name="_5qd0pclesifa" w:id="71"/>
      <w:bookmarkEnd w:id="71"/>
      <w:r w:rsidDel="00000000" w:rsidR="00000000" w:rsidRPr="00000000">
        <w:rPr>
          <w:rtl w:val="0"/>
        </w:rPr>
        <w:t xml:space="preserve">Artist</w:t>
      </w:r>
    </w:p>
    <w:p w:rsidR="00000000" w:rsidDel="00000000" w:rsidP="00000000" w:rsidRDefault="00000000" w:rsidRPr="00000000" w14:paraId="00000478">
      <w:pPr>
        <w:rPr/>
      </w:pPr>
      <w:r w:rsidDel="00000000" w:rsidR="00000000" w:rsidRPr="00000000">
        <w:rPr>
          <w:rtl w:val="0"/>
        </w:rPr>
        <w:t xml:space="preserve">You make your living through making art, whether drawing, painting, sculpture, or any other means of creative expression in various mediums. </w:t>
      </w:r>
    </w:p>
    <w:p w:rsidR="00000000" w:rsidDel="00000000" w:rsidP="00000000" w:rsidRDefault="00000000" w:rsidRPr="00000000" w14:paraId="00000479">
      <w:pPr>
        <w:numPr>
          <w:ilvl w:val="0"/>
          <w:numId w:val="17"/>
        </w:numPr>
        <w:ind w:left="720" w:hanging="360"/>
        <w:rPr>
          <w:u w:val="none"/>
        </w:rPr>
      </w:pPr>
      <w:r w:rsidDel="00000000" w:rsidR="00000000" w:rsidRPr="00000000">
        <w:rPr>
          <w:b w:val="1"/>
          <w:rtl w:val="0"/>
        </w:rPr>
        <w:t xml:space="preserve">Starting:</w:t>
      </w:r>
      <w:r w:rsidDel="00000000" w:rsidR="00000000" w:rsidRPr="00000000">
        <w:rPr>
          <w:rtl w:val="0"/>
        </w:rPr>
        <w:t xml:space="preserve"> Basic clothing, a kit of their artistic tools, and two contacts* within the world. Funds: 1d4 x 10 + 5 gp at character creation.</w:t>
      </w:r>
    </w:p>
    <w:p w:rsidR="00000000" w:rsidDel="00000000" w:rsidP="00000000" w:rsidRDefault="00000000" w:rsidRPr="00000000" w14:paraId="0000047A">
      <w:pPr>
        <w:numPr>
          <w:ilvl w:val="0"/>
          <w:numId w:val="17"/>
        </w:numPr>
        <w:ind w:left="720" w:hanging="360"/>
        <w:rPr>
          <w:u w:val="none"/>
        </w:rPr>
      </w:pPr>
      <w:r w:rsidDel="00000000" w:rsidR="00000000" w:rsidRPr="00000000">
        <w:rPr>
          <w:b w:val="1"/>
          <w:rtl w:val="0"/>
        </w:rPr>
        <w:t xml:space="preserve">Skills:</w:t>
      </w:r>
      <w:r w:rsidDel="00000000" w:rsidR="00000000" w:rsidRPr="00000000">
        <w:rPr>
          <w:rtl w:val="0"/>
        </w:rPr>
        <w:t xml:space="preserve"> Any two Art skills (drawing, painting, sculpting, etc), any Craft, Etiquette, Insight, one appropriate Knowledge skill, Listen, Persuade, Research, Spot.</w:t>
      </w:r>
    </w:p>
    <w:p w:rsidR="00000000" w:rsidDel="00000000" w:rsidP="00000000" w:rsidRDefault="00000000" w:rsidRPr="00000000" w14:paraId="0000047B">
      <w:pPr>
        <w:numPr>
          <w:ilvl w:val="0"/>
          <w:numId w:val="17"/>
        </w:numPr>
        <w:ind w:left="720" w:hanging="360"/>
        <w:rPr>
          <w:u w:val="none"/>
        </w:rPr>
      </w:pPr>
      <w:r w:rsidDel="00000000" w:rsidR="00000000" w:rsidRPr="00000000">
        <w:rPr>
          <w:b w:val="1"/>
          <w:rtl w:val="0"/>
        </w:rPr>
        <w:t xml:space="preserve">Recommended Archetype Talent Paths:</w:t>
      </w:r>
      <w:r w:rsidDel="00000000" w:rsidR="00000000" w:rsidRPr="00000000">
        <w:rPr>
          <w:rtl w:val="0"/>
        </w:rPr>
        <w:t xml:space="preserve"> Bard, Factor</w:t>
      </w:r>
    </w:p>
    <w:p w:rsidR="00000000" w:rsidDel="00000000" w:rsidP="00000000" w:rsidRDefault="00000000" w:rsidRPr="00000000" w14:paraId="0000047C">
      <w:pPr>
        <w:pStyle w:val="Heading3"/>
        <w:spacing w:after="180" w:before="240" w:lineRule="auto"/>
        <w:rPr/>
      </w:pPr>
      <w:bookmarkStart w:colFirst="0" w:colLast="0" w:name="_72d81an40ziw" w:id="72"/>
      <w:bookmarkEnd w:id="72"/>
      <w:r w:rsidDel="00000000" w:rsidR="00000000" w:rsidRPr="00000000">
        <w:rPr>
          <w:rtl w:val="0"/>
        </w:rPr>
        <w:t xml:space="preserve">Assassin</w:t>
      </w:r>
    </w:p>
    <w:p w:rsidR="00000000" w:rsidDel="00000000" w:rsidP="00000000" w:rsidRDefault="00000000" w:rsidRPr="00000000" w14:paraId="0000047D">
      <w:pPr>
        <w:spacing w:after="180" w:before="240" w:lineRule="auto"/>
        <w:rPr/>
      </w:pPr>
      <w:r w:rsidDel="00000000" w:rsidR="00000000" w:rsidRPr="00000000">
        <w:rPr>
          <w:rtl w:val="0"/>
        </w:rPr>
        <w:t xml:space="preserve">As a coldblooded professional assassin, death is your trade. Whether you kill for money or some other cause, you are skilled in the termination of other living beings, usually in secrecy.</w:t>
      </w:r>
    </w:p>
    <w:p w:rsidR="00000000" w:rsidDel="00000000" w:rsidP="00000000" w:rsidRDefault="00000000" w:rsidRPr="00000000" w14:paraId="0000047E">
      <w:pPr>
        <w:numPr>
          <w:ilvl w:val="0"/>
          <w:numId w:val="22"/>
        </w:numPr>
        <w:ind w:left="720" w:hanging="360"/>
        <w:rPr/>
      </w:pPr>
      <w:r w:rsidDel="00000000" w:rsidR="00000000" w:rsidRPr="00000000">
        <w:rPr>
          <w:b w:val="1"/>
          <w:rtl w:val="0"/>
        </w:rPr>
        <w:t xml:space="preserve">Starting:</w:t>
      </w:r>
      <w:r w:rsidDel="00000000" w:rsidR="00000000" w:rsidRPr="00000000">
        <w:rPr>
          <w:rtl w:val="0"/>
        </w:rPr>
        <w:t xml:space="preserve"> Basic dark clothing, a small weapon, and a medium weapon. Funds: 1d4 x 10 + 10 gp at character creation.</w:t>
      </w:r>
    </w:p>
    <w:p w:rsidR="00000000" w:rsidDel="00000000" w:rsidP="00000000" w:rsidRDefault="00000000" w:rsidRPr="00000000" w14:paraId="0000047F">
      <w:pPr>
        <w:numPr>
          <w:ilvl w:val="0"/>
          <w:numId w:val="22"/>
        </w:numPr>
        <w:spacing w:after="0" w:afterAutospacing="0" w:lineRule="auto"/>
        <w:ind w:left="720" w:hanging="360"/>
        <w:rPr/>
      </w:pPr>
      <w:r w:rsidDel="00000000" w:rsidR="00000000" w:rsidRPr="00000000">
        <w:rPr>
          <w:b w:val="1"/>
          <w:rtl w:val="0"/>
        </w:rPr>
        <w:t xml:space="preserve">Skills:</w:t>
      </w:r>
      <w:r w:rsidDel="00000000" w:rsidR="00000000" w:rsidRPr="00000000">
        <w:rPr>
          <w:rtl w:val="0"/>
        </w:rPr>
        <w:t xml:space="preserve"> Dodge, Hide, Listen, Spot, Stealth, and five of the following as appropriate to setting: Brawl, Disguise, Grapple, Fine Manipulation, Martial Arts, Melee Weapon Skill (Any), Ranged Weapons, Ride, Throw, Track.</w:t>
      </w:r>
    </w:p>
    <w:p w:rsidR="00000000" w:rsidDel="00000000" w:rsidP="00000000" w:rsidRDefault="00000000" w:rsidRPr="00000000" w14:paraId="00000480">
      <w:pPr>
        <w:numPr>
          <w:ilvl w:val="0"/>
          <w:numId w:val="22"/>
        </w:numPr>
        <w:ind w:left="720" w:hanging="360"/>
      </w:pPr>
      <w:r w:rsidDel="00000000" w:rsidR="00000000" w:rsidRPr="00000000">
        <w:rPr>
          <w:b w:val="1"/>
          <w:rtl w:val="0"/>
        </w:rPr>
        <w:t xml:space="preserve">Recommended Archetype Talent Paths:</w:t>
      </w:r>
      <w:r w:rsidDel="00000000" w:rsidR="00000000" w:rsidRPr="00000000">
        <w:rPr>
          <w:rtl w:val="0"/>
        </w:rPr>
        <w:t xml:space="preserve"> Rogue</w:t>
      </w:r>
    </w:p>
    <w:p w:rsidR="00000000" w:rsidDel="00000000" w:rsidP="00000000" w:rsidRDefault="00000000" w:rsidRPr="00000000" w14:paraId="00000481">
      <w:pPr>
        <w:pStyle w:val="Heading3"/>
        <w:spacing w:after="180" w:before="240" w:lineRule="auto"/>
        <w:rPr/>
      </w:pPr>
      <w:bookmarkStart w:colFirst="0" w:colLast="0" w:name="_scshwjglewrt" w:id="73"/>
      <w:bookmarkEnd w:id="73"/>
      <w:r w:rsidDel="00000000" w:rsidR="00000000" w:rsidRPr="00000000">
        <w:rPr>
          <w:rtl w:val="0"/>
        </w:rPr>
        <w:t xml:space="preserve">Athlete</w:t>
      </w:r>
    </w:p>
    <w:p w:rsidR="00000000" w:rsidDel="00000000" w:rsidP="00000000" w:rsidRDefault="00000000" w:rsidRPr="00000000" w14:paraId="00000482">
      <w:pPr>
        <w:spacing w:after="180" w:before="240" w:lineRule="auto"/>
        <w:rPr/>
      </w:pPr>
      <w:r w:rsidDel="00000000" w:rsidR="00000000" w:rsidRPr="00000000">
        <w:rPr>
          <w:rtl w:val="0"/>
        </w:rPr>
        <w:t xml:space="preserve">An athlete, your background comes from organized sports, often sponsored by royalty or wealthy merchants.</w:t>
      </w:r>
    </w:p>
    <w:p w:rsidR="00000000" w:rsidDel="00000000" w:rsidP="00000000" w:rsidRDefault="00000000" w:rsidRPr="00000000" w14:paraId="00000483">
      <w:pPr>
        <w:numPr>
          <w:ilvl w:val="0"/>
          <w:numId w:val="19"/>
        </w:numPr>
        <w:ind w:left="720" w:hanging="360"/>
        <w:rPr/>
      </w:pPr>
      <w:r w:rsidDel="00000000" w:rsidR="00000000" w:rsidRPr="00000000">
        <w:rPr>
          <w:b w:val="1"/>
          <w:rtl w:val="0"/>
        </w:rPr>
        <w:t xml:space="preserve">Starting:</w:t>
      </w:r>
      <w:r w:rsidDel="00000000" w:rsidR="00000000" w:rsidRPr="00000000">
        <w:rPr>
          <w:rtl w:val="0"/>
        </w:rPr>
        <w:t xml:space="preserve"> Basic and fine clothes, and a contact within the world. Funds: 1d4 x 10 + 10 gp at character creation.</w:t>
      </w:r>
    </w:p>
    <w:p w:rsidR="00000000" w:rsidDel="00000000" w:rsidP="00000000" w:rsidRDefault="00000000" w:rsidRPr="00000000" w14:paraId="00000484">
      <w:pPr>
        <w:numPr>
          <w:ilvl w:val="0"/>
          <w:numId w:val="19"/>
        </w:numPr>
        <w:spacing w:after="0" w:afterAutospacing="0" w:lineRule="auto"/>
        <w:ind w:left="720" w:hanging="360"/>
        <w:rPr/>
      </w:pPr>
      <w:r w:rsidDel="00000000" w:rsidR="00000000" w:rsidRPr="00000000">
        <w:rPr>
          <w:b w:val="1"/>
          <w:rtl w:val="0"/>
        </w:rPr>
        <w:t xml:space="preserve">Skills:</w:t>
      </w:r>
      <w:r w:rsidDel="00000000" w:rsidR="00000000" w:rsidRPr="00000000">
        <w:rPr>
          <w:rtl w:val="0"/>
        </w:rPr>
        <w:t xml:space="preserve"> Climb, Dodge, Jump, Stealth, Throw and choose five of the following as appropriate to setting and sport: Brawl, First Aid, Grapple, Insight, Listen, Martial Arts, Spot, Ride, Swim.</w:t>
      </w:r>
    </w:p>
    <w:p w:rsidR="00000000" w:rsidDel="00000000" w:rsidP="00000000" w:rsidRDefault="00000000" w:rsidRPr="00000000" w14:paraId="00000485">
      <w:pPr>
        <w:numPr>
          <w:ilvl w:val="0"/>
          <w:numId w:val="19"/>
        </w:numPr>
        <w:ind w:left="720" w:hanging="360"/>
      </w:pPr>
      <w:r w:rsidDel="00000000" w:rsidR="00000000" w:rsidRPr="00000000">
        <w:rPr>
          <w:b w:val="1"/>
          <w:rtl w:val="0"/>
        </w:rPr>
        <w:t xml:space="preserve">Recommended Archetype Talent Paths:</w:t>
      </w:r>
      <w:r w:rsidDel="00000000" w:rsidR="00000000" w:rsidRPr="00000000">
        <w:rPr>
          <w:rtl w:val="0"/>
        </w:rPr>
        <w:t xml:space="preserve"> Fighter</w:t>
      </w:r>
    </w:p>
    <w:p w:rsidR="00000000" w:rsidDel="00000000" w:rsidP="00000000" w:rsidRDefault="00000000" w:rsidRPr="00000000" w14:paraId="00000486">
      <w:pPr>
        <w:pStyle w:val="Heading3"/>
        <w:spacing w:after="180" w:before="240" w:lineRule="auto"/>
        <w:rPr/>
      </w:pPr>
      <w:bookmarkStart w:colFirst="0" w:colLast="0" w:name="_5v593rjdfttg" w:id="74"/>
      <w:bookmarkEnd w:id="74"/>
      <w:r w:rsidDel="00000000" w:rsidR="00000000" w:rsidRPr="00000000">
        <w:rPr>
          <w:rtl w:val="0"/>
        </w:rPr>
        <w:t xml:space="preserve">Beggar</w:t>
      </w:r>
    </w:p>
    <w:p w:rsidR="00000000" w:rsidDel="00000000" w:rsidP="00000000" w:rsidRDefault="00000000" w:rsidRPr="00000000" w14:paraId="00000487">
      <w:pPr>
        <w:spacing w:after="180" w:before="240" w:lineRule="auto"/>
        <w:rPr/>
      </w:pPr>
      <w:r w:rsidDel="00000000" w:rsidR="00000000" w:rsidRPr="00000000">
        <w:rPr>
          <w:rtl w:val="0"/>
        </w:rPr>
        <w:t xml:space="preserve">You survive by begging for money, food, and other necessities. You may call yourself a hobo, homeless, or a wandering vagabond. Perhaps you had a run of bad luck, are of a discriminated-against group, have a criminal past you cannot escape, or insanity or substance abuse drove you to this state.</w:t>
      </w:r>
    </w:p>
    <w:p w:rsidR="00000000" w:rsidDel="00000000" w:rsidP="00000000" w:rsidRDefault="00000000" w:rsidRPr="00000000" w14:paraId="00000488">
      <w:pPr>
        <w:numPr>
          <w:ilvl w:val="0"/>
          <w:numId w:val="24"/>
        </w:numPr>
        <w:ind w:left="720" w:hanging="360"/>
        <w:rPr>
          <w:u w:val="none"/>
        </w:rPr>
      </w:pPr>
      <w:r w:rsidDel="00000000" w:rsidR="00000000" w:rsidRPr="00000000">
        <w:rPr>
          <w:b w:val="1"/>
          <w:rtl w:val="0"/>
        </w:rPr>
        <w:t xml:space="preserve">Starting:</w:t>
      </w:r>
      <w:r w:rsidDel="00000000" w:rsidR="00000000" w:rsidRPr="00000000">
        <w:rPr>
          <w:rtl w:val="0"/>
        </w:rPr>
        <w:t xml:space="preserve"> Basic clothing (rough), a small weapon, and 3 contacts. Funds: 1d3 x 10 gp at character creation.</w:t>
      </w:r>
      <w:r w:rsidDel="00000000" w:rsidR="00000000" w:rsidRPr="00000000">
        <w:rPr>
          <w:rtl w:val="0"/>
        </w:rPr>
      </w:r>
    </w:p>
    <w:p w:rsidR="00000000" w:rsidDel="00000000" w:rsidP="00000000" w:rsidRDefault="00000000" w:rsidRPr="00000000" w14:paraId="00000489">
      <w:pPr>
        <w:numPr>
          <w:ilvl w:val="0"/>
          <w:numId w:val="24"/>
        </w:numPr>
        <w:spacing w:after="0" w:afterAutospacing="0" w:lineRule="auto"/>
        <w:ind w:left="720" w:hanging="360"/>
        <w:rPr>
          <w:u w:val="none"/>
        </w:rPr>
      </w:pPr>
      <w:r w:rsidDel="00000000" w:rsidR="00000000" w:rsidRPr="00000000">
        <w:rPr>
          <w:b w:val="1"/>
          <w:rtl w:val="0"/>
        </w:rPr>
        <w:t xml:space="preserve">Skills:</w:t>
      </w:r>
      <w:r w:rsidDel="00000000" w:rsidR="00000000" w:rsidRPr="00000000">
        <w:rPr>
          <w:rtl w:val="0"/>
        </w:rPr>
        <w:t xml:space="preserve"> Bargain, Fast Talk, Hide, Insight, Knowledge (Region: local area), Listen, Persuade, Sleight of Hand, Spot, Stealth.</w:t>
      </w:r>
    </w:p>
    <w:p w:rsidR="00000000" w:rsidDel="00000000" w:rsidP="00000000" w:rsidRDefault="00000000" w:rsidRPr="00000000" w14:paraId="0000048A">
      <w:pPr>
        <w:numPr>
          <w:ilvl w:val="0"/>
          <w:numId w:val="24"/>
        </w:numPr>
        <w:ind w:left="720" w:hanging="360"/>
      </w:pPr>
      <w:r w:rsidDel="00000000" w:rsidR="00000000" w:rsidRPr="00000000">
        <w:rPr>
          <w:b w:val="1"/>
          <w:rtl w:val="0"/>
        </w:rPr>
        <w:t xml:space="preserve">Recommended Archetype Talent Paths:</w:t>
      </w:r>
      <w:r w:rsidDel="00000000" w:rsidR="00000000" w:rsidRPr="00000000">
        <w:rPr>
          <w:rtl w:val="0"/>
        </w:rPr>
        <w:t xml:space="preserve"> Any</w:t>
      </w:r>
    </w:p>
    <w:p w:rsidR="00000000" w:rsidDel="00000000" w:rsidP="00000000" w:rsidRDefault="00000000" w:rsidRPr="00000000" w14:paraId="0000048B">
      <w:pPr>
        <w:spacing w:after="180" w:lineRule="auto"/>
        <w:ind w:left="360" w:firstLine="0"/>
        <w:rPr>
          <w:sz w:val="24"/>
          <w:szCs w:val="24"/>
        </w:rPr>
      </w:pPr>
      <w:r w:rsidDel="00000000" w:rsidR="00000000" w:rsidRPr="00000000">
        <w:rPr>
          <w:rtl w:val="0"/>
        </w:rPr>
      </w:r>
    </w:p>
    <w:p w:rsidR="00000000" w:rsidDel="00000000" w:rsidP="00000000" w:rsidRDefault="00000000" w:rsidRPr="00000000" w14:paraId="0000048C">
      <w:pPr>
        <w:pStyle w:val="Heading3"/>
        <w:spacing w:after="180" w:before="240" w:lineRule="auto"/>
        <w:rPr/>
      </w:pPr>
      <w:bookmarkStart w:colFirst="0" w:colLast="0" w:name="_2k5mlbke2bxc" w:id="75"/>
      <w:bookmarkEnd w:id="75"/>
      <w:r w:rsidDel="00000000" w:rsidR="00000000" w:rsidRPr="00000000">
        <w:rPr>
          <w:rtl w:val="0"/>
        </w:rPr>
        <w:t xml:space="preserve">Crafter</w:t>
      </w:r>
    </w:p>
    <w:p w:rsidR="00000000" w:rsidDel="00000000" w:rsidP="00000000" w:rsidRDefault="00000000" w:rsidRPr="00000000" w14:paraId="0000048D">
      <w:pPr>
        <w:spacing w:after="180" w:before="240" w:lineRule="auto"/>
        <w:rPr/>
      </w:pPr>
      <w:r w:rsidDel="00000000" w:rsidR="00000000" w:rsidRPr="00000000">
        <w:rPr>
          <w:rtl w:val="0"/>
        </w:rPr>
        <w:t xml:space="preserve">Whether a village blacksmith, a glassblower, or a maker of finely tuned watches, you make trade goods by hand and sell them to interested buyers. You usually work in a shop, whether you own it or are merely employed there.</w:t>
      </w:r>
    </w:p>
    <w:p w:rsidR="00000000" w:rsidDel="00000000" w:rsidP="00000000" w:rsidRDefault="00000000" w:rsidRPr="00000000" w14:paraId="0000048E">
      <w:pPr>
        <w:numPr>
          <w:ilvl w:val="0"/>
          <w:numId w:val="27"/>
        </w:numPr>
        <w:ind w:left="720" w:hanging="360"/>
      </w:pPr>
      <w:r w:rsidDel="00000000" w:rsidR="00000000" w:rsidRPr="00000000">
        <w:rPr>
          <w:b w:val="1"/>
          <w:rtl w:val="0"/>
        </w:rPr>
        <w:t xml:space="preserve">Starting:</w:t>
      </w:r>
      <w:r w:rsidDel="00000000" w:rsidR="00000000" w:rsidRPr="00000000">
        <w:rPr>
          <w:rtl w:val="0"/>
        </w:rPr>
        <w:t xml:space="preserve"> Basic clothing, tools of the trade (but not a workshop). Funds: 1d4 x 10 + 20 gp at character creation.</w:t>
      </w:r>
      <w:r w:rsidDel="00000000" w:rsidR="00000000" w:rsidRPr="00000000">
        <w:rPr>
          <w:rtl w:val="0"/>
        </w:rPr>
      </w:r>
    </w:p>
    <w:p w:rsidR="00000000" w:rsidDel="00000000" w:rsidP="00000000" w:rsidRDefault="00000000" w:rsidRPr="00000000" w14:paraId="0000048F">
      <w:pPr>
        <w:numPr>
          <w:ilvl w:val="0"/>
          <w:numId w:val="27"/>
        </w:numPr>
        <w:spacing w:after="0" w:afterAutospacing="0" w:lineRule="auto"/>
        <w:ind w:left="720" w:hanging="360"/>
        <w:rPr>
          <w:u w:val="none"/>
        </w:rPr>
      </w:pPr>
      <w:r w:rsidDel="00000000" w:rsidR="00000000" w:rsidRPr="00000000">
        <w:rPr>
          <w:b w:val="1"/>
          <w:rtl w:val="0"/>
        </w:rPr>
        <w:t xml:space="preserve">Skills:</w:t>
      </w:r>
      <w:r w:rsidDel="00000000" w:rsidR="00000000" w:rsidRPr="00000000">
        <w:rPr>
          <w:rtl w:val="0"/>
        </w:rPr>
        <w:t xml:space="preserve"> Appraise, any one Art, Bargain, any two Craft skills, Spot, Research, and choose three of the following: Fine Manipulation, Repair (mechanical), Repair (metal), Repair (wood), Repair (leather).</w:t>
      </w:r>
    </w:p>
    <w:p w:rsidR="00000000" w:rsidDel="00000000" w:rsidP="00000000" w:rsidRDefault="00000000" w:rsidRPr="00000000" w14:paraId="00000490">
      <w:pPr>
        <w:numPr>
          <w:ilvl w:val="0"/>
          <w:numId w:val="27"/>
        </w:numPr>
        <w:ind w:left="720" w:hanging="360"/>
      </w:pPr>
      <w:r w:rsidDel="00000000" w:rsidR="00000000" w:rsidRPr="00000000">
        <w:rPr>
          <w:b w:val="1"/>
          <w:rtl w:val="0"/>
        </w:rPr>
        <w:t xml:space="preserve">Recommended Archetype Talent Paths:</w:t>
      </w:r>
      <w:r w:rsidDel="00000000" w:rsidR="00000000" w:rsidRPr="00000000">
        <w:rPr>
          <w:rtl w:val="0"/>
        </w:rPr>
        <w:t xml:space="preserve"> Factor, Luminar</w:t>
      </w:r>
    </w:p>
    <w:p w:rsidR="00000000" w:rsidDel="00000000" w:rsidP="00000000" w:rsidRDefault="00000000" w:rsidRPr="00000000" w14:paraId="00000491">
      <w:pPr>
        <w:pStyle w:val="Heading3"/>
        <w:spacing w:after="180" w:before="240" w:lineRule="auto"/>
        <w:rPr/>
      </w:pPr>
      <w:bookmarkStart w:colFirst="0" w:colLast="0" w:name="_gn3rt5nvm1bj" w:id="76"/>
      <w:bookmarkEnd w:id="76"/>
      <w:r w:rsidDel="00000000" w:rsidR="00000000" w:rsidRPr="00000000">
        <w:rPr>
          <w:rtl w:val="0"/>
        </w:rPr>
        <w:t xml:space="preserve">Criminal</w:t>
      </w:r>
    </w:p>
    <w:p w:rsidR="00000000" w:rsidDel="00000000" w:rsidP="00000000" w:rsidRDefault="00000000" w:rsidRPr="00000000" w14:paraId="00000492">
      <w:pPr>
        <w:spacing w:after="180" w:before="240" w:lineRule="auto"/>
        <w:rPr/>
      </w:pPr>
      <w:r w:rsidDel="00000000" w:rsidR="00000000" w:rsidRPr="00000000">
        <w:rPr>
          <w:rtl w:val="0"/>
        </w:rPr>
        <w:t xml:space="preserve">You make your way through the world by breaking the law, whether by strong-arm theft, organized crime, picking pockets, or some other means of gaining valuables or money illegally.</w:t>
      </w:r>
    </w:p>
    <w:p w:rsidR="00000000" w:rsidDel="00000000" w:rsidP="00000000" w:rsidRDefault="00000000" w:rsidRPr="00000000" w14:paraId="00000493">
      <w:pPr>
        <w:numPr>
          <w:ilvl w:val="0"/>
          <w:numId w:val="8"/>
        </w:numPr>
        <w:ind w:left="720" w:hanging="360"/>
      </w:pPr>
      <w:r w:rsidDel="00000000" w:rsidR="00000000" w:rsidRPr="00000000">
        <w:rPr>
          <w:b w:val="1"/>
          <w:rtl w:val="0"/>
        </w:rPr>
        <w:t xml:space="preserve">Starting:</w:t>
      </w:r>
      <w:r w:rsidDel="00000000" w:rsidR="00000000" w:rsidRPr="00000000">
        <w:rPr>
          <w:rtl w:val="0"/>
        </w:rPr>
        <w:t xml:space="preserve"> Basic clothing, a small weapon, and 1 contact. Funds: 1d4 x 10 + 10 gp at character creation.</w:t>
      </w:r>
      <w:r w:rsidDel="00000000" w:rsidR="00000000" w:rsidRPr="00000000">
        <w:rPr>
          <w:rtl w:val="0"/>
        </w:rPr>
      </w:r>
    </w:p>
    <w:p w:rsidR="00000000" w:rsidDel="00000000" w:rsidP="00000000" w:rsidRDefault="00000000" w:rsidRPr="00000000" w14:paraId="00000494">
      <w:pPr>
        <w:numPr>
          <w:ilvl w:val="0"/>
          <w:numId w:val="8"/>
        </w:numPr>
        <w:spacing w:after="0" w:afterAutospacing="0" w:lineRule="auto"/>
        <w:ind w:left="720" w:hanging="360"/>
        <w:rPr>
          <w:u w:val="none"/>
        </w:rPr>
      </w:pPr>
      <w:r w:rsidDel="00000000" w:rsidR="00000000" w:rsidRPr="00000000">
        <w:rPr>
          <w:b w:val="1"/>
          <w:rtl w:val="0"/>
        </w:rPr>
        <w:t xml:space="preserve">Skills:</w:t>
      </w:r>
      <w:r w:rsidDel="00000000" w:rsidR="00000000" w:rsidRPr="00000000">
        <w:rPr>
          <w:rtl w:val="0"/>
        </w:rPr>
        <w:t xml:space="preserve"> Bargain, Hide, Stealth, Drive, or Ride, and choose any six of the following: Appraise, Brawl, Climb, Fast Talk, Fine Manipulation, Gaming, Grapple, Insight, Jump, Knowledge (Law), Listen, Martial Arts, Melee Weapon (any, usually knives or clubs), Persuade, Spot, Throw.</w:t>
      </w:r>
    </w:p>
    <w:p w:rsidR="00000000" w:rsidDel="00000000" w:rsidP="00000000" w:rsidRDefault="00000000" w:rsidRPr="00000000" w14:paraId="00000495">
      <w:pPr>
        <w:numPr>
          <w:ilvl w:val="0"/>
          <w:numId w:val="8"/>
        </w:numPr>
        <w:ind w:left="720" w:hanging="360"/>
      </w:pPr>
      <w:r w:rsidDel="00000000" w:rsidR="00000000" w:rsidRPr="00000000">
        <w:rPr>
          <w:b w:val="1"/>
          <w:rtl w:val="0"/>
        </w:rPr>
        <w:t xml:space="preserve">Recommended Archetype Talent Paths:</w:t>
      </w:r>
      <w:r w:rsidDel="00000000" w:rsidR="00000000" w:rsidRPr="00000000">
        <w:rPr>
          <w:rtl w:val="0"/>
        </w:rPr>
        <w:t xml:space="preserve"> Any</w:t>
      </w:r>
    </w:p>
    <w:p w:rsidR="00000000" w:rsidDel="00000000" w:rsidP="00000000" w:rsidRDefault="00000000" w:rsidRPr="00000000" w14:paraId="00000496">
      <w:pPr>
        <w:pStyle w:val="Heading3"/>
        <w:spacing w:after="180" w:before="240" w:lineRule="auto"/>
        <w:rPr/>
      </w:pPr>
      <w:bookmarkStart w:colFirst="0" w:colLast="0" w:name="_wyu3ztu8mcqp" w:id="77"/>
      <w:bookmarkEnd w:id="77"/>
      <w:r w:rsidDel="00000000" w:rsidR="00000000" w:rsidRPr="00000000">
        <w:rPr>
          <w:rtl w:val="0"/>
        </w:rPr>
        <w:t xml:space="preserve">Detective</w:t>
      </w:r>
    </w:p>
    <w:p w:rsidR="00000000" w:rsidDel="00000000" w:rsidP="00000000" w:rsidRDefault="00000000" w:rsidRPr="00000000" w14:paraId="00000497">
      <w:pPr>
        <w:spacing w:after="180" w:before="240" w:lineRule="auto"/>
        <w:rPr/>
      </w:pPr>
      <w:r w:rsidDel="00000000" w:rsidR="00000000" w:rsidRPr="00000000">
        <w:rPr>
          <w:rtl w:val="0"/>
        </w:rPr>
        <w:t xml:space="preserve">Y</w:t>
      </w:r>
      <w:r w:rsidDel="00000000" w:rsidR="00000000" w:rsidRPr="00000000">
        <w:rPr>
          <w:rtl w:val="0"/>
        </w:rPr>
        <w:t xml:space="preserve">ou use skills of observation, deduction, and criminology to investigate occurrences.</w:t>
      </w:r>
    </w:p>
    <w:p w:rsidR="00000000" w:rsidDel="00000000" w:rsidP="00000000" w:rsidRDefault="00000000" w:rsidRPr="00000000" w14:paraId="00000498">
      <w:pPr>
        <w:numPr>
          <w:ilvl w:val="0"/>
          <w:numId w:val="25"/>
        </w:numPr>
        <w:ind w:left="720" w:hanging="360"/>
        <w:rPr>
          <w:u w:val="none"/>
        </w:rPr>
      </w:pPr>
      <w:r w:rsidDel="00000000" w:rsidR="00000000" w:rsidRPr="00000000">
        <w:rPr>
          <w:b w:val="1"/>
          <w:rtl w:val="0"/>
        </w:rPr>
        <w:t xml:space="preserve">Starting:</w:t>
      </w:r>
      <w:r w:rsidDel="00000000" w:rsidR="00000000" w:rsidRPr="00000000">
        <w:rPr>
          <w:rtl w:val="0"/>
        </w:rPr>
        <w:t xml:space="preserve"> Basic clothing, a small weapon, and 2 contacts. Funds: 1d4 x 10 + 10 gp at character creation.</w:t>
      </w:r>
      <w:r w:rsidDel="00000000" w:rsidR="00000000" w:rsidRPr="00000000">
        <w:rPr>
          <w:rtl w:val="0"/>
        </w:rPr>
      </w:r>
    </w:p>
    <w:p w:rsidR="00000000" w:rsidDel="00000000" w:rsidP="00000000" w:rsidRDefault="00000000" w:rsidRPr="00000000" w14:paraId="00000499">
      <w:pPr>
        <w:numPr>
          <w:ilvl w:val="0"/>
          <w:numId w:val="25"/>
        </w:numPr>
        <w:spacing w:after="0" w:afterAutospacing="0" w:lineRule="auto"/>
        <w:ind w:left="720" w:hanging="360"/>
        <w:rPr>
          <w:u w:val="none"/>
        </w:rPr>
      </w:pPr>
      <w:r w:rsidDel="00000000" w:rsidR="00000000" w:rsidRPr="00000000">
        <w:rPr>
          <w:b w:val="1"/>
          <w:rtl w:val="0"/>
        </w:rPr>
        <w:t xml:space="preserve">Skills:</w:t>
      </w:r>
      <w:r w:rsidDel="00000000" w:rsidR="00000000" w:rsidRPr="00000000">
        <w:rPr>
          <w:rtl w:val="0"/>
        </w:rPr>
        <w:t xml:space="preserve"> Knowledge (Law), Listen, Persuade, Spot, Research, and choose four of the following: Art, Brawl, Disguise, Dodge, Fast Talk, Grapple, Hide, Insight, Knowledge (any), Medicine, Ride, Stealth, Track.</w:t>
      </w:r>
    </w:p>
    <w:p w:rsidR="00000000" w:rsidDel="00000000" w:rsidP="00000000" w:rsidRDefault="00000000" w:rsidRPr="00000000" w14:paraId="0000049A">
      <w:pPr>
        <w:numPr>
          <w:ilvl w:val="0"/>
          <w:numId w:val="25"/>
        </w:numPr>
        <w:ind w:left="720" w:hanging="360"/>
      </w:pPr>
      <w:r w:rsidDel="00000000" w:rsidR="00000000" w:rsidRPr="00000000">
        <w:rPr>
          <w:b w:val="1"/>
          <w:rtl w:val="0"/>
        </w:rPr>
        <w:t xml:space="preserve">Recommended Archetype Talent Paths:</w:t>
      </w:r>
      <w:r w:rsidDel="00000000" w:rsidR="00000000" w:rsidRPr="00000000">
        <w:rPr>
          <w:rtl w:val="0"/>
        </w:rPr>
        <w:t xml:space="preserve"> Factor, Ranger</w:t>
      </w:r>
    </w:p>
    <w:p w:rsidR="00000000" w:rsidDel="00000000" w:rsidP="00000000" w:rsidRDefault="00000000" w:rsidRPr="00000000" w14:paraId="0000049B">
      <w:pPr>
        <w:spacing w:after="180" w:lineRule="auto"/>
        <w:ind w:left="0" w:firstLine="0"/>
        <w:rPr>
          <w:sz w:val="24"/>
          <w:szCs w:val="24"/>
        </w:rPr>
      </w:pPr>
      <w:r w:rsidDel="00000000" w:rsidR="00000000" w:rsidRPr="00000000">
        <w:rPr>
          <w:rtl w:val="0"/>
        </w:rPr>
      </w:r>
    </w:p>
    <w:p w:rsidR="00000000" w:rsidDel="00000000" w:rsidP="00000000" w:rsidRDefault="00000000" w:rsidRPr="00000000" w14:paraId="0000049C">
      <w:pPr>
        <w:pStyle w:val="Heading3"/>
        <w:spacing w:after="180" w:before="240" w:lineRule="auto"/>
        <w:rPr/>
      </w:pPr>
      <w:bookmarkStart w:colFirst="0" w:colLast="0" w:name="_4bf1gtimacyk" w:id="78"/>
      <w:bookmarkEnd w:id="78"/>
      <w:r w:rsidDel="00000000" w:rsidR="00000000" w:rsidRPr="00000000">
        <w:rPr>
          <w:rtl w:val="0"/>
        </w:rPr>
        <w:t xml:space="preserve">Entertainer</w:t>
      </w:r>
    </w:p>
    <w:p w:rsidR="00000000" w:rsidDel="00000000" w:rsidP="00000000" w:rsidRDefault="00000000" w:rsidRPr="00000000" w14:paraId="0000049D">
      <w:pPr>
        <w:spacing w:after="180" w:before="240" w:lineRule="auto"/>
        <w:rPr/>
      </w:pPr>
      <w:r w:rsidDel="00000000" w:rsidR="00000000" w:rsidRPr="00000000">
        <w:rPr>
          <w:rtl w:val="0"/>
        </w:rPr>
        <w:t xml:space="preserve">You use your performing talent to entertain audiences of all sizes, whether through improvisation or scripted performances.</w:t>
      </w:r>
    </w:p>
    <w:p w:rsidR="00000000" w:rsidDel="00000000" w:rsidP="00000000" w:rsidRDefault="00000000" w:rsidRPr="00000000" w14:paraId="0000049E">
      <w:pPr>
        <w:numPr>
          <w:ilvl w:val="0"/>
          <w:numId w:val="18"/>
        </w:numPr>
        <w:ind w:left="720" w:hanging="360"/>
        <w:rPr>
          <w:u w:val="none"/>
        </w:rPr>
      </w:pPr>
      <w:r w:rsidDel="00000000" w:rsidR="00000000" w:rsidRPr="00000000">
        <w:rPr>
          <w:b w:val="1"/>
          <w:rtl w:val="0"/>
        </w:rPr>
        <w:t xml:space="preserve">Starting:</w:t>
      </w:r>
      <w:r w:rsidDel="00000000" w:rsidR="00000000" w:rsidRPr="00000000">
        <w:rPr>
          <w:rtl w:val="0"/>
        </w:rPr>
        <w:t xml:space="preserve"> Basic clothing, an instrument, and 1 contact. Funds: 1d4 x 10 + 5 gp at character creation.</w:t>
      </w:r>
      <w:r w:rsidDel="00000000" w:rsidR="00000000" w:rsidRPr="00000000">
        <w:rPr>
          <w:rtl w:val="0"/>
        </w:rPr>
      </w:r>
    </w:p>
    <w:p w:rsidR="00000000" w:rsidDel="00000000" w:rsidP="00000000" w:rsidRDefault="00000000" w:rsidRPr="00000000" w14:paraId="0000049F">
      <w:pPr>
        <w:numPr>
          <w:ilvl w:val="0"/>
          <w:numId w:val="18"/>
        </w:numPr>
        <w:spacing w:after="0" w:afterAutospacing="0" w:lineRule="auto"/>
        <w:ind w:left="720" w:hanging="360"/>
        <w:rPr>
          <w:u w:val="none"/>
        </w:rPr>
      </w:pPr>
      <w:r w:rsidDel="00000000" w:rsidR="00000000" w:rsidRPr="00000000">
        <w:rPr>
          <w:b w:val="1"/>
          <w:rtl w:val="0"/>
        </w:rPr>
        <w:t xml:space="preserve">Skills:</w:t>
      </w:r>
      <w:r w:rsidDel="00000000" w:rsidR="00000000" w:rsidRPr="00000000">
        <w:rPr>
          <w:rtl w:val="0"/>
        </w:rPr>
        <w:t xml:space="preserve"> Acrobatics, Art (any), Disguise, Fast Talk, Fine Manipulation, Insight, Listen, Perform (any), Persuade.</w:t>
      </w:r>
    </w:p>
    <w:p w:rsidR="00000000" w:rsidDel="00000000" w:rsidP="00000000" w:rsidRDefault="00000000" w:rsidRPr="00000000" w14:paraId="000004A0">
      <w:pPr>
        <w:numPr>
          <w:ilvl w:val="0"/>
          <w:numId w:val="18"/>
        </w:numPr>
        <w:ind w:left="720" w:hanging="360"/>
      </w:pPr>
      <w:r w:rsidDel="00000000" w:rsidR="00000000" w:rsidRPr="00000000">
        <w:rPr>
          <w:b w:val="1"/>
          <w:rtl w:val="0"/>
        </w:rPr>
        <w:t xml:space="preserve">Recommended Archetype Talent Paths:</w:t>
      </w:r>
      <w:r w:rsidDel="00000000" w:rsidR="00000000" w:rsidRPr="00000000">
        <w:rPr>
          <w:rtl w:val="0"/>
        </w:rPr>
        <w:t xml:space="preserve"> Bard</w:t>
      </w:r>
    </w:p>
    <w:p w:rsidR="00000000" w:rsidDel="00000000" w:rsidP="00000000" w:rsidRDefault="00000000" w:rsidRPr="00000000" w14:paraId="000004A1">
      <w:pPr>
        <w:pStyle w:val="Heading3"/>
        <w:spacing w:after="180" w:before="240" w:lineRule="auto"/>
        <w:rPr/>
      </w:pPr>
      <w:bookmarkStart w:colFirst="0" w:colLast="0" w:name="_r6pj8l4q075g" w:id="79"/>
      <w:bookmarkEnd w:id="79"/>
      <w:r w:rsidDel="00000000" w:rsidR="00000000" w:rsidRPr="00000000">
        <w:rPr>
          <w:rtl w:val="0"/>
        </w:rPr>
        <w:t xml:space="preserve">Explorer</w:t>
      </w:r>
    </w:p>
    <w:p w:rsidR="00000000" w:rsidDel="00000000" w:rsidP="00000000" w:rsidRDefault="00000000" w:rsidRPr="00000000" w14:paraId="000004A2">
      <w:pPr>
        <w:spacing w:after="180" w:before="240" w:lineRule="auto"/>
        <w:rPr/>
      </w:pPr>
      <w:r w:rsidDel="00000000" w:rsidR="00000000" w:rsidRPr="00000000">
        <w:rPr>
          <w:rtl w:val="0"/>
        </w:rPr>
        <w:t xml:space="preserve">You have made it your life’s work to seek out the unknown corners of the world, go where none have gone before, and bring back knowledge of what you have found, either for glory or in the name of discovery.</w:t>
      </w:r>
    </w:p>
    <w:p w:rsidR="00000000" w:rsidDel="00000000" w:rsidP="00000000" w:rsidRDefault="00000000" w:rsidRPr="00000000" w14:paraId="000004A3">
      <w:pPr>
        <w:numPr>
          <w:ilvl w:val="0"/>
          <w:numId w:val="13"/>
        </w:numPr>
        <w:ind w:left="720" w:hanging="360"/>
        <w:rPr>
          <w:u w:val="none"/>
        </w:rPr>
      </w:pPr>
      <w:r w:rsidDel="00000000" w:rsidR="00000000" w:rsidRPr="00000000">
        <w:rPr>
          <w:b w:val="1"/>
          <w:rtl w:val="0"/>
        </w:rPr>
        <w:t xml:space="preserve">Starting:</w:t>
      </w:r>
      <w:r w:rsidDel="00000000" w:rsidR="00000000" w:rsidRPr="00000000">
        <w:rPr>
          <w:rtl w:val="0"/>
        </w:rPr>
        <w:t xml:space="preserve"> Basic clothing, a medium weapon, and a backpack. Funds: 1d4 x 10 + 10 gp at character creation.</w:t>
      </w:r>
      <w:r w:rsidDel="00000000" w:rsidR="00000000" w:rsidRPr="00000000">
        <w:rPr>
          <w:rtl w:val="0"/>
        </w:rPr>
      </w:r>
    </w:p>
    <w:p w:rsidR="00000000" w:rsidDel="00000000" w:rsidP="00000000" w:rsidRDefault="00000000" w:rsidRPr="00000000" w14:paraId="000004A4">
      <w:pPr>
        <w:numPr>
          <w:ilvl w:val="0"/>
          <w:numId w:val="13"/>
        </w:numPr>
        <w:spacing w:after="0" w:afterAutospacing="0" w:lineRule="auto"/>
        <w:ind w:left="720" w:hanging="360"/>
        <w:rPr>
          <w:u w:val="none"/>
        </w:rPr>
      </w:pPr>
      <w:r w:rsidDel="00000000" w:rsidR="00000000" w:rsidRPr="00000000">
        <w:rPr>
          <w:b w:val="1"/>
          <w:rtl w:val="0"/>
        </w:rPr>
        <w:t xml:space="preserve">Skills:</w:t>
      </w:r>
      <w:r w:rsidDel="00000000" w:rsidR="00000000" w:rsidRPr="00000000">
        <w:rPr>
          <w:rtl w:val="0"/>
        </w:rPr>
        <w:t xml:space="preserve"> Climb, Navigate, Persuade, Research, Spot, and five of the following as appropriate: Knowledge (Anthropology, Group, History, Natural World, or Region), Fast Talk, Melee Weapon Skill (Any), Pilot, Ride, Survival, Swim, Track.</w:t>
      </w:r>
    </w:p>
    <w:p w:rsidR="00000000" w:rsidDel="00000000" w:rsidP="00000000" w:rsidRDefault="00000000" w:rsidRPr="00000000" w14:paraId="000004A5">
      <w:pPr>
        <w:numPr>
          <w:ilvl w:val="0"/>
          <w:numId w:val="13"/>
        </w:numPr>
        <w:ind w:left="720" w:hanging="360"/>
      </w:pPr>
      <w:r w:rsidDel="00000000" w:rsidR="00000000" w:rsidRPr="00000000">
        <w:rPr>
          <w:b w:val="1"/>
          <w:rtl w:val="0"/>
        </w:rPr>
        <w:t xml:space="preserve">Recommended Archetype Talent Paths:</w:t>
      </w:r>
      <w:r w:rsidDel="00000000" w:rsidR="00000000" w:rsidRPr="00000000">
        <w:rPr>
          <w:rtl w:val="0"/>
        </w:rPr>
        <w:t xml:space="preserve"> Fighter, Ranger</w:t>
      </w:r>
    </w:p>
    <w:p w:rsidR="00000000" w:rsidDel="00000000" w:rsidP="00000000" w:rsidRDefault="00000000" w:rsidRPr="00000000" w14:paraId="000004A6">
      <w:pPr>
        <w:pStyle w:val="Heading3"/>
        <w:spacing w:after="180" w:before="240" w:lineRule="auto"/>
        <w:rPr/>
      </w:pPr>
      <w:bookmarkStart w:colFirst="0" w:colLast="0" w:name="_ljcy8nih8k94" w:id="80"/>
      <w:bookmarkEnd w:id="80"/>
      <w:r w:rsidDel="00000000" w:rsidR="00000000" w:rsidRPr="00000000">
        <w:rPr>
          <w:rtl w:val="0"/>
        </w:rPr>
        <w:t xml:space="preserve">Farmer</w:t>
      </w:r>
    </w:p>
    <w:p w:rsidR="00000000" w:rsidDel="00000000" w:rsidP="00000000" w:rsidRDefault="00000000" w:rsidRPr="00000000" w14:paraId="000004A7">
      <w:pPr>
        <w:rPr/>
      </w:pPr>
      <w:r w:rsidDel="00000000" w:rsidR="00000000" w:rsidRPr="00000000">
        <w:rPr>
          <w:rtl w:val="0"/>
        </w:rPr>
        <w:t xml:space="preserve">As a farmer, you dwell in a rural or barely tamed area, coaxing a living out of the land through growing crops or tending animal herds. It is a hard life with long days of backbreaking labor, but nonetheless satisfying.</w:t>
      </w:r>
    </w:p>
    <w:p w:rsidR="00000000" w:rsidDel="00000000" w:rsidP="00000000" w:rsidRDefault="00000000" w:rsidRPr="00000000" w14:paraId="000004A8">
      <w:pPr>
        <w:numPr>
          <w:ilvl w:val="0"/>
          <w:numId w:val="21"/>
        </w:numPr>
        <w:ind w:left="720" w:hanging="360"/>
        <w:rPr>
          <w:u w:val="none"/>
        </w:rPr>
      </w:pPr>
      <w:r w:rsidDel="00000000" w:rsidR="00000000" w:rsidRPr="00000000">
        <w:rPr>
          <w:b w:val="1"/>
          <w:rtl w:val="0"/>
        </w:rPr>
        <w:t xml:space="preserve">Starting:</w:t>
      </w:r>
      <w:r w:rsidDel="00000000" w:rsidR="00000000" w:rsidRPr="00000000">
        <w:rPr>
          <w:rtl w:val="0"/>
        </w:rPr>
        <w:t xml:space="preserve"> Basic clothing, and a small weapon. Funds: 1d4 x 10 + 5 gp at character creation.</w:t>
      </w:r>
    </w:p>
    <w:p w:rsidR="00000000" w:rsidDel="00000000" w:rsidP="00000000" w:rsidRDefault="00000000" w:rsidRPr="00000000" w14:paraId="000004A9">
      <w:pPr>
        <w:numPr>
          <w:ilvl w:val="0"/>
          <w:numId w:val="21"/>
        </w:numPr>
        <w:ind w:left="720" w:hanging="360"/>
        <w:rPr>
          <w:u w:val="none"/>
        </w:rPr>
      </w:pPr>
      <w:r w:rsidDel="00000000" w:rsidR="00000000" w:rsidRPr="00000000">
        <w:rPr>
          <w:b w:val="1"/>
          <w:rtl w:val="0"/>
        </w:rPr>
        <w:t xml:space="preserve">Skills:</w:t>
      </w:r>
      <w:r w:rsidDel="00000000" w:rsidR="00000000" w:rsidRPr="00000000">
        <w:rPr>
          <w:rtl w:val="0"/>
        </w:rPr>
        <w:t xml:space="preserve"> Bargain, Craft (any), Knowledge (Natural History), Listen, Spot, and five of the followingt: Brawl, Drive, First Aid, Knowledge (History), Repair (Mechanical), Ranged Weapon (Bow), Ride, Track.</w:t>
      </w:r>
    </w:p>
    <w:p w:rsidR="00000000" w:rsidDel="00000000" w:rsidP="00000000" w:rsidRDefault="00000000" w:rsidRPr="00000000" w14:paraId="000004AA">
      <w:pPr>
        <w:numPr>
          <w:ilvl w:val="0"/>
          <w:numId w:val="21"/>
        </w:numPr>
        <w:ind w:left="720" w:hanging="360"/>
      </w:pPr>
      <w:r w:rsidDel="00000000" w:rsidR="00000000" w:rsidRPr="00000000">
        <w:rPr>
          <w:b w:val="1"/>
          <w:rtl w:val="0"/>
        </w:rPr>
        <w:t xml:space="preserve">Recommended Archetype Talent Paths:</w:t>
      </w:r>
      <w:r w:rsidDel="00000000" w:rsidR="00000000" w:rsidRPr="00000000">
        <w:rPr>
          <w:rtl w:val="0"/>
        </w:rPr>
        <w:t xml:space="preserve"> Fighter</w:t>
      </w:r>
    </w:p>
    <w:p w:rsidR="00000000" w:rsidDel="00000000" w:rsidP="00000000" w:rsidRDefault="00000000" w:rsidRPr="00000000" w14:paraId="000004AB">
      <w:pPr>
        <w:pStyle w:val="Heading3"/>
        <w:spacing w:after="180" w:before="240" w:lineRule="auto"/>
        <w:rPr/>
      </w:pPr>
      <w:bookmarkStart w:colFirst="0" w:colLast="0" w:name="_roznsgrx73oh" w:id="81"/>
      <w:bookmarkEnd w:id="81"/>
      <w:r w:rsidDel="00000000" w:rsidR="00000000" w:rsidRPr="00000000">
        <w:rPr>
          <w:rtl w:val="0"/>
        </w:rPr>
        <w:t xml:space="preserve">Gambler</w:t>
      </w:r>
    </w:p>
    <w:p w:rsidR="00000000" w:rsidDel="00000000" w:rsidP="00000000" w:rsidRDefault="00000000" w:rsidRPr="00000000" w14:paraId="000004AC">
      <w:pPr>
        <w:spacing w:after="180" w:before="240" w:lineRule="auto"/>
        <w:rPr/>
      </w:pPr>
      <w:r w:rsidDel="00000000" w:rsidR="00000000" w:rsidRPr="00000000">
        <w:rPr>
          <w:rtl w:val="0"/>
        </w:rPr>
        <w:t xml:space="preserve">You survive by the whim of chance, or by cheating fate in games of luck and skill. Inevitably, you travel around; drifting from one gambling arena to another, sometimes one step ahead of the law, hoping your luck won’t dry up.</w:t>
      </w:r>
    </w:p>
    <w:p w:rsidR="00000000" w:rsidDel="00000000" w:rsidP="00000000" w:rsidRDefault="00000000" w:rsidRPr="00000000" w14:paraId="000004AD">
      <w:pPr>
        <w:numPr>
          <w:ilvl w:val="0"/>
          <w:numId w:val="4"/>
        </w:numPr>
        <w:ind w:left="720" w:hanging="360"/>
        <w:rPr>
          <w:u w:val="none"/>
        </w:rPr>
      </w:pPr>
      <w:r w:rsidDel="00000000" w:rsidR="00000000" w:rsidRPr="00000000">
        <w:rPr>
          <w:b w:val="1"/>
          <w:rtl w:val="0"/>
        </w:rPr>
        <w:t xml:space="preserve">Starting:</w:t>
      </w:r>
      <w:r w:rsidDel="00000000" w:rsidR="00000000" w:rsidRPr="00000000">
        <w:rPr>
          <w:rtl w:val="0"/>
        </w:rPr>
        <w:t xml:space="preserve"> Basic clothing, a small weapon, and 1 contacts. Funds: 12d4 gp at character creation.</w:t>
      </w:r>
      <w:r w:rsidDel="00000000" w:rsidR="00000000" w:rsidRPr="00000000">
        <w:rPr>
          <w:rtl w:val="0"/>
        </w:rPr>
      </w:r>
    </w:p>
    <w:p w:rsidR="00000000" w:rsidDel="00000000" w:rsidP="00000000" w:rsidRDefault="00000000" w:rsidRPr="00000000" w14:paraId="000004AE">
      <w:pPr>
        <w:numPr>
          <w:ilvl w:val="0"/>
          <w:numId w:val="4"/>
        </w:numPr>
        <w:spacing w:after="0" w:afterAutospacing="0" w:lineRule="auto"/>
        <w:ind w:left="720" w:hanging="360"/>
        <w:rPr>
          <w:u w:val="none"/>
        </w:rPr>
      </w:pPr>
      <w:r w:rsidDel="00000000" w:rsidR="00000000" w:rsidRPr="00000000">
        <w:rPr>
          <w:b w:val="1"/>
          <w:rtl w:val="0"/>
        </w:rPr>
        <w:t xml:space="preserve">Skills:</w:t>
      </w:r>
      <w:r w:rsidDel="00000000" w:rsidR="00000000" w:rsidRPr="00000000">
        <w:rPr>
          <w:rtl w:val="0"/>
        </w:rPr>
        <w:t xml:space="preserve"> Bargain, Brawl, Dodge, Fast Talk, Gaming, Insight, Knowledge (Accounting), Persuade, Sleight of Hand, Spot.</w:t>
      </w:r>
    </w:p>
    <w:p w:rsidR="00000000" w:rsidDel="00000000" w:rsidP="00000000" w:rsidRDefault="00000000" w:rsidRPr="00000000" w14:paraId="000004AF">
      <w:pPr>
        <w:numPr>
          <w:ilvl w:val="0"/>
          <w:numId w:val="4"/>
        </w:numPr>
        <w:ind w:left="720" w:hanging="360"/>
      </w:pPr>
      <w:r w:rsidDel="00000000" w:rsidR="00000000" w:rsidRPr="00000000">
        <w:rPr>
          <w:b w:val="1"/>
          <w:rtl w:val="0"/>
        </w:rPr>
        <w:t xml:space="preserve">Recommended Archetype Talent Paths:</w:t>
      </w:r>
      <w:r w:rsidDel="00000000" w:rsidR="00000000" w:rsidRPr="00000000">
        <w:rPr>
          <w:rtl w:val="0"/>
        </w:rPr>
        <w:t xml:space="preserve"> Bard, Factor, Rogue</w:t>
      </w:r>
    </w:p>
    <w:p w:rsidR="00000000" w:rsidDel="00000000" w:rsidP="00000000" w:rsidRDefault="00000000" w:rsidRPr="00000000" w14:paraId="000004B0">
      <w:pPr>
        <w:pStyle w:val="Heading3"/>
        <w:spacing w:after="180" w:before="240" w:lineRule="auto"/>
        <w:rPr/>
      </w:pPr>
      <w:bookmarkStart w:colFirst="0" w:colLast="0" w:name="_k656vm4ejzb4" w:id="82"/>
      <w:bookmarkEnd w:id="82"/>
      <w:r w:rsidDel="00000000" w:rsidR="00000000" w:rsidRPr="00000000">
        <w:rPr>
          <w:rtl w:val="0"/>
        </w:rPr>
        <w:t xml:space="preserve">Herder</w:t>
      </w:r>
    </w:p>
    <w:p w:rsidR="00000000" w:rsidDel="00000000" w:rsidP="00000000" w:rsidRDefault="00000000" w:rsidRPr="00000000" w14:paraId="000004B1">
      <w:pPr>
        <w:spacing w:after="180" w:before="240" w:lineRule="auto"/>
        <w:rPr/>
      </w:pPr>
      <w:r w:rsidDel="00000000" w:rsidR="00000000" w:rsidRPr="00000000">
        <w:rPr>
          <w:rtl w:val="0"/>
        </w:rPr>
        <w:t xml:space="preserve">You make your living tending herd animals, riding the open range and taking care of the herds, finding strays, and bringing them to market when it is time to sell.</w:t>
      </w:r>
    </w:p>
    <w:p w:rsidR="00000000" w:rsidDel="00000000" w:rsidP="00000000" w:rsidRDefault="00000000" w:rsidRPr="00000000" w14:paraId="000004B2">
      <w:pPr>
        <w:numPr>
          <w:ilvl w:val="0"/>
          <w:numId w:val="29"/>
        </w:numPr>
        <w:ind w:left="720" w:hanging="360"/>
        <w:rPr>
          <w:u w:val="none"/>
        </w:rPr>
      </w:pPr>
      <w:r w:rsidDel="00000000" w:rsidR="00000000" w:rsidRPr="00000000">
        <w:rPr>
          <w:b w:val="1"/>
          <w:rtl w:val="0"/>
        </w:rPr>
        <w:t xml:space="preserve">Starting:</w:t>
      </w:r>
      <w:r w:rsidDel="00000000" w:rsidR="00000000" w:rsidRPr="00000000">
        <w:rPr>
          <w:rtl w:val="0"/>
        </w:rPr>
        <w:t xml:space="preserve"> Basic clothing, and a small weapon. Funds: 1d4 x 10 + 5 gp at character creation.</w:t>
      </w:r>
      <w:r w:rsidDel="00000000" w:rsidR="00000000" w:rsidRPr="00000000">
        <w:rPr>
          <w:rtl w:val="0"/>
        </w:rPr>
      </w:r>
    </w:p>
    <w:p w:rsidR="00000000" w:rsidDel="00000000" w:rsidP="00000000" w:rsidRDefault="00000000" w:rsidRPr="00000000" w14:paraId="000004B3">
      <w:pPr>
        <w:numPr>
          <w:ilvl w:val="0"/>
          <w:numId w:val="29"/>
        </w:numPr>
        <w:spacing w:after="0" w:afterAutospacing="0" w:lineRule="auto"/>
        <w:ind w:left="720" w:hanging="360"/>
        <w:rPr>
          <w:u w:val="none"/>
        </w:rPr>
      </w:pPr>
      <w:r w:rsidDel="00000000" w:rsidR="00000000" w:rsidRPr="00000000">
        <w:rPr>
          <w:b w:val="1"/>
          <w:rtl w:val="0"/>
        </w:rPr>
        <w:t xml:space="preserve">Skills:</w:t>
      </w:r>
      <w:r w:rsidDel="00000000" w:rsidR="00000000" w:rsidRPr="00000000">
        <w:rPr>
          <w:rtl w:val="0"/>
        </w:rPr>
        <w:t xml:space="preserve"> Craft (Any), Knowledge (Natural History), Knowledge (Region: the Range), Listen, Navigate, Ride, Spot, Survival, Throw, Track.</w:t>
      </w:r>
    </w:p>
    <w:p w:rsidR="00000000" w:rsidDel="00000000" w:rsidP="00000000" w:rsidRDefault="00000000" w:rsidRPr="00000000" w14:paraId="000004B4">
      <w:pPr>
        <w:numPr>
          <w:ilvl w:val="0"/>
          <w:numId w:val="29"/>
        </w:numPr>
        <w:ind w:left="720" w:hanging="360"/>
      </w:pPr>
      <w:r w:rsidDel="00000000" w:rsidR="00000000" w:rsidRPr="00000000">
        <w:rPr>
          <w:b w:val="1"/>
          <w:rtl w:val="0"/>
        </w:rPr>
        <w:t xml:space="preserve">Recommended Archetype Talent Paths:</w:t>
      </w:r>
      <w:r w:rsidDel="00000000" w:rsidR="00000000" w:rsidRPr="00000000">
        <w:rPr>
          <w:rtl w:val="0"/>
        </w:rPr>
        <w:t xml:space="preserve"> Fighter, Ranger</w:t>
      </w:r>
    </w:p>
    <w:p w:rsidR="00000000" w:rsidDel="00000000" w:rsidP="00000000" w:rsidRDefault="00000000" w:rsidRPr="00000000" w14:paraId="000004B5">
      <w:pPr>
        <w:pStyle w:val="Heading3"/>
        <w:spacing w:after="180" w:before="240" w:lineRule="auto"/>
        <w:rPr/>
      </w:pPr>
      <w:bookmarkStart w:colFirst="0" w:colLast="0" w:name="_fgt72ksv58e0" w:id="83"/>
      <w:bookmarkEnd w:id="83"/>
      <w:r w:rsidDel="00000000" w:rsidR="00000000" w:rsidRPr="00000000">
        <w:rPr>
          <w:rtl w:val="0"/>
        </w:rPr>
        <w:t xml:space="preserve">Hunter</w:t>
      </w:r>
    </w:p>
    <w:p w:rsidR="00000000" w:rsidDel="00000000" w:rsidP="00000000" w:rsidRDefault="00000000" w:rsidRPr="00000000" w14:paraId="000004B6">
      <w:pPr>
        <w:spacing w:after="180" w:before="240" w:lineRule="auto"/>
        <w:rPr/>
      </w:pPr>
      <w:r w:rsidDel="00000000" w:rsidR="00000000" w:rsidRPr="00000000">
        <w:rPr>
          <w:rtl w:val="0"/>
        </w:rPr>
        <w:t xml:space="preserve">Whether for survival or for the thrill of the hunt, you specialize in tracking and either trapping or killing wild animals or other beings.</w:t>
      </w:r>
    </w:p>
    <w:p w:rsidR="00000000" w:rsidDel="00000000" w:rsidP="00000000" w:rsidRDefault="00000000" w:rsidRPr="00000000" w14:paraId="000004B7">
      <w:pPr>
        <w:numPr>
          <w:ilvl w:val="0"/>
          <w:numId w:val="1"/>
        </w:numPr>
        <w:ind w:left="720" w:hanging="360"/>
        <w:rPr>
          <w:u w:val="none"/>
        </w:rPr>
      </w:pPr>
      <w:r w:rsidDel="00000000" w:rsidR="00000000" w:rsidRPr="00000000">
        <w:rPr>
          <w:b w:val="1"/>
          <w:rtl w:val="0"/>
        </w:rPr>
        <w:t xml:space="preserve">Starting:</w:t>
      </w:r>
      <w:r w:rsidDel="00000000" w:rsidR="00000000" w:rsidRPr="00000000">
        <w:rPr>
          <w:rtl w:val="0"/>
        </w:rPr>
        <w:t xml:space="preserve"> Basic clothing, a short bow, and a small weapon. Funds: 1d4 x 5 + 5 gp at character creation.</w:t>
      </w:r>
      <w:r w:rsidDel="00000000" w:rsidR="00000000" w:rsidRPr="00000000">
        <w:rPr>
          <w:rtl w:val="0"/>
        </w:rPr>
      </w:r>
    </w:p>
    <w:p w:rsidR="00000000" w:rsidDel="00000000" w:rsidP="00000000" w:rsidRDefault="00000000" w:rsidRPr="00000000" w14:paraId="000004B8">
      <w:pPr>
        <w:numPr>
          <w:ilvl w:val="0"/>
          <w:numId w:val="1"/>
        </w:numPr>
        <w:spacing w:after="0" w:afterAutospacing="0" w:lineRule="auto"/>
        <w:ind w:left="720" w:hanging="360"/>
        <w:rPr>
          <w:u w:val="none"/>
        </w:rPr>
      </w:pPr>
      <w:r w:rsidDel="00000000" w:rsidR="00000000" w:rsidRPr="00000000">
        <w:rPr>
          <w:b w:val="1"/>
          <w:rtl w:val="0"/>
        </w:rPr>
        <w:t xml:space="preserve">Skills:</w:t>
      </w:r>
      <w:r w:rsidDel="00000000" w:rsidR="00000000" w:rsidRPr="00000000">
        <w:rPr>
          <w:rtl w:val="0"/>
        </w:rPr>
        <w:t xml:space="preserve"> Climb, Hide, Listen, Navigate, Spot, Stealth, Track, and three of the following: Knowledge (Natural History or Region), Melee Weapon Skill (Any), Ranged Weapons, Ride, Survival.</w:t>
      </w:r>
    </w:p>
    <w:p w:rsidR="00000000" w:rsidDel="00000000" w:rsidP="00000000" w:rsidRDefault="00000000" w:rsidRPr="00000000" w14:paraId="000004B9">
      <w:pPr>
        <w:numPr>
          <w:ilvl w:val="0"/>
          <w:numId w:val="1"/>
        </w:numPr>
        <w:ind w:left="720" w:hanging="360"/>
      </w:pPr>
      <w:r w:rsidDel="00000000" w:rsidR="00000000" w:rsidRPr="00000000">
        <w:rPr>
          <w:b w:val="1"/>
          <w:rtl w:val="0"/>
        </w:rPr>
        <w:t xml:space="preserve">Recommended Archetype Talent Paths:</w:t>
      </w:r>
      <w:r w:rsidDel="00000000" w:rsidR="00000000" w:rsidRPr="00000000">
        <w:rPr>
          <w:rtl w:val="0"/>
        </w:rPr>
        <w:t xml:space="preserve"> Ranger</w:t>
      </w:r>
    </w:p>
    <w:p w:rsidR="00000000" w:rsidDel="00000000" w:rsidP="00000000" w:rsidRDefault="00000000" w:rsidRPr="00000000" w14:paraId="000004BA">
      <w:pPr>
        <w:pStyle w:val="Heading3"/>
        <w:spacing w:after="180" w:before="240" w:lineRule="auto"/>
        <w:rPr/>
      </w:pPr>
      <w:bookmarkStart w:colFirst="0" w:colLast="0" w:name="_2eg2xkjqynjm" w:id="84"/>
      <w:bookmarkEnd w:id="84"/>
      <w:r w:rsidDel="00000000" w:rsidR="00000000" w:rsidRPr="00000000">
        <w:rPr>
          <w:rtl w:val="0"/>
        </w:rPr>
        <w:t xml:space="preserve">Laborer</w:t>
      </w:r>
    </w:p>
    <w:p w:rsidR="00000000" w:rsidDel="00000000" w:rsidP="00000000" w:rsidRDefault="00000000" w:rsidRPr="00000000" w14:paraId="000004BB">
      <w:pPr>
        <w:spacing w:after="180" w:before="240" w:lineRule="auto"/>
        <w:rPr/>
      </w:pPr>
      <w:r w:rsidDel="00000000" w:rsidR="00000000" w:rsidRPr="00000000">
        <w:rPr>
          <w:rtl w:val="0"/>
        </w:rPr>
        <w:t xml:space="preserve">You are a worker, whether in a shop, in a warehouse, or simply heavy labor. Your muscle and ability to do repetitive tasks are more important than any brainpower you can muster.</w:t>
      </w:r>
    </w:p>
    <w:p w:rsidR="00000000" w:rsidDel="00000000" w:rsidP="00000000" w:rsidRDefault="00000000" w:rsidRPr="00000000" w14:paraId="000004BC">
      <w:pPr>
        <w:numPr>
          <w:ilvl w:val="0"/>
          <w:numId w:val="28"/>
        </w:numPr>
        <w:ind w:left="720" w:hanging="360"/>
        <w:rPr>
          <w:u w:val="none"/>
        </w:rPr>
      </w:pPr>
      <w:r w:rsidDel="00000000" w:rsidR="00000000" w:rsidRPr="00000000">
        <w:rPr>
          <w:b w:val="1"/>
          <w:rtl w:val="0"/>
        </w:rPr>
        <w:t xml:space="preserve">Starting:</w:t>
      </w:r>
      <w:r w:rsidDel="00000000" w:rsidR="00000000" w:rsidRPr="00000000">
        <w:rPr>
          <w:rtl w:val="0"/>
        </w:rPr>
        <w:t xml:space="preserve"> Basic clothing, and a small weapon. Funds: 1d4 x 10 + 5 gp at character creation.</w:t>
      </w:r>
      <w:r w:rsidDel="00000000" w:rsidR="00000000" w:rsidRPr="00000000">
        <w:rPr>
          <w:rtl w:val="0"/>
        </w:rPr>
      </w:r>
    </w:p>
    <w:p w:rsidR="00000000" w:rsidDel="00000000" w:rsidP="00000000" w:rsidRDefault="00000000" w:rsidRPr="00000000" w14:paraId="000004BD">
      <w:pPr>
        <w:numPr>
          <w:ilvl w:val="0"/>
          <w:numId w:val="28"/>
        </w:numPr>
        <w:spacing w:after="0" w:afterAutospacing="0" w:lineRule="auto"/>
        <w:ind w:left="720" w:hanging="360"/>
        <w:rPr>
          <w:u w:val="none"/>
        </w:rPr>
      </w:pPr>
      <w:r w:rsidDel="00000000" w:rsidR="00000000" w:rsidRPr="00000000">
        <w:rPr>
          <w:b w:val="1"/>
          <w:rtl w:val="0"/>
        </w:rPr>
        <w:t xml:space="preserve">Skills:</w:t>
      </w:r>
      <w:r w:rsidDel="00000000" w:rsidR="00000000" w:rsidRPr="00000000">
        <w:rPr>
          <w:rtl w:val="0"/>
        </w:rPr>
        <w:t xml:space="preserve"> Climb, Craft (any), Drive, Brawl, Grapple, Sense, and four others: Appraise, Fine Manipulation, Listen, Repair (Mechanical), Repair (Structural), Teach</w:t>
      </w:r>
      <w:r w:rsidDel="00000000" w:rsidR="00000000" w:rsidRPr="00000000">
        <w:rPr>
          <w:sz w:val="24"/>
          <w:szCs w:val="24"/>
          <w:rtl w:val="0"/>
        </w:rPr>
        <w:t xml:space="preserve">.</w:t>
      </w:r>
    </w:p>
    <w:p w:rsidR="00000000" w:rsidDel="00000000" w:rsidP="00000000" w:rsidRDefault="00000000" w:rsidRPr="00000000" w14:paraId="000004BE">
      <w:pPr>
        <w:numPr>
          <w:ilvl w:val="0"/>
          <w:numId w:val="28"/>
        </w:numPr>
        <w:ind w:left="720" w:hanging="360"/>
        <w:rPr>
          <w:sz w:val="24"/>
          <w:szCs w:val="24"/>
        </w:rPr>
      </w:pPr>
      <w:r w:rsidDel="00000000" w:rsidR="00000000" w:rsidRPr="00000000">
        <w:rPr>
          <w:b w:val="1"/>
          <w:rtl w:val="0"/>
        </w:rPr>
        <w:t xml:space="preserve">Recommended Archetype Talent Paths:</w:t>
      </w:r>
      <w:r w:rsidDel="00000000" w:rsidR="00000000" w:rsidRPr="00000000">
        <w:rPr>
          <w:rtl w:val="0"/>
        </w:rPr>
        <w:t xml:space="preserve"> Any</w:t>
      </w:r>
      <w:r w:rsidDel="00000000" w:rsidR="00000000" w:rsidRPr="00000000">
        <w:rPr>
          <w:rtl w:val="0"/>
        </w:rPr>
      </w:r>
    </w:p>
    <w:p w:rsidR="00000000" w:rsidDel="00000000" w:rsidP="00000000" w:rsidRDefault="00000000" w:rsidRPr="00000000" w14:paraId="000004BF">
      <w:pPr>
        <w:pStyle w:val="Heading3"/>
        <w:spacing w:after="180" w:before="240" w:lineRule="auto"/>
        <w:rPr/>
      </w:pPr>
      <w:bookmarkStart w:colFirst="0" w:colLast="0" w:name="_nyom0uo8uu1b" w:id="85"/>
      <w:bookmarkEnd w:id="85"/>
      <w:r w:rsidDel="00000000" w:rsidR="00000000" w:rsidRPr="00000000">
        <w:rPr>
          <w:rtl w:val="0"/>
        </w:rPr>
        <w:t xml:space="preserve">Lawkeeper / Guard</w:t>
      </w:r>
    </w:p>
    <w:p w:rsidR="00000000" w:rsidDel="00000000" w:rsidP="00000000" w:rsidRDefault="00000000" w:rsidRPr="00000000" w14:paraId="000004C0">
      <w:pPr>
        <w:spacing w:after="180" w:before="240" w:lineRule="auto"/>
        <w:rPr/>
      </w:pPr>
      <w:r w:rsidDel="00000000" w:rsidR="00000000" w:rsidRPr="00000000">
        <w:rPr>
          <w:rtl w:val="0"/>
        </w:rPr>
        <w:t xml:space="preserve">You have the authority and the jurisdiction to uphold and defend the law, ideally in defense of the common folk. Your enforcement of the law and legal code is supported by the power structure in your community.</w:t>
      </w:r>
    </w:p>
    <w:p w:rsidR="00000000" w:rsidDel="00000000" w:rsidP="00000000" w:rsidRDefault="00000000" w:rsidRPr="00000000" w14:paraId="000004C1">
      <w:pPr>
        <w:numPr>
          <w:ilvl w:val="0"/>
          <w:numId w:val="23"/>
        </w:numPr>
        <w:ind w:left="720" w:hanging="360"/>
      </w:pPr>
      <w:r w:rsidDel="00000000" w:rsidR="00000000" w:rsidRPr="00000000">
        <w:rPr>
          <w:b w:val="1"/>
          <w:rtl w:val="0"/>
        </w:rPr>
        <w:t xml:space="preserve">Starting:</w:t>
      </w:r>
      <w:r w:rsidDel="00000000" w:rsidR="00000000" w:rsidRPr="00000000">
        <w:rPr>
          <w:rtl w:val="0"/>
        </w:rPr>
        <w:t xml:space="preserve"> Basic clothing, a medium weapon, and 1 contact. Funds: 1d4 x 10 + 5 gp at character creation.</w:t>
      </w:r>
      <w:r w:rsidDel="00000000" w:rsidR="00000000" w:rsidRPr="00000000">
        <w:rPr>
          <w:rtl w:val="0"/>
        </w:rPr>
      </w:r>
    </w:p>
    <w:p w:rsidR="00000000" w:rsidDel="00000000" w:rsidP="00000000" w:rsidRDefault="00000000" w:rsidRPr="00000000" w14:paraId="000004C2">
      <w:pPr>
        <w:numPr>
          <w:ilvl w:val="0"/>
          <w:numId w:val="23"/>
        </w:numPr>
        <w:spacing w:after="0" w:afterAutospacing="0" w:lineRule="auto"/>
        <w:ind w:left="720" w:hanging="360"/>
        <w:rPr>
          <w:u w:val="none"/>
        </w:rPr>
      </w:pPr>
      <w:r w:rsidDel="00000000" w:rsidR="00000000" w:rsidRPr="00000000">
        <w:rPr>
          <w:b w:val="1"/>
          <w:rtl w:val="0"/>
        </w:rPr>
        <w:t xml:space="preserve">Skills:</w:t>
      </w:r>
      <w:r w:rsidDel="00000000" w:rsidR="00000000" w:rsidRPr="00000000">
        <w:rPr>
          <w:rtl w:val="0"/>
        </w:rPr>
        <w:t xml:space="preserve"> Brawl, Dodge, Fast Talk, Knowledge (Law), Listen, Spot, and four of the following: Drive, First Aid, Grapple, Insight, Knowledge (Region or Group), Martial Arts, Melee Weapon Skill (Any), Ranged Weapons, Pilot (Any), Ride, Track.</w:t>
      </w:r>
    </w:p>
    <w:p w:rsidR="00000000" w:rsidDel="00000000" w:rsidP="00000000" w:rsidRDefault="00000000" w:rsidRPr="00000000" w14:paraId="000004C3">
      <w:pPr>
        <w:numPr>
          <w:ilvl w:val="0"/>
          <w:numId w:val="23"/>
        </w:numPr>
        <w:ind w:left="720" w:hanging="360"/>
      </w:pPr>
      <w:r w:rsidDel="00000000" w:rsidR="00000000" w:rsidRPr="00000000">
        <w:rPr>
          <w:b w:val="1"/>
          <w:rtl w:val="0"/>
        </w:rPr>
        <w:t xml:space="preserve">Recommended Archetype Talent Paths:</w:t>
      </w:r>
      <w:r w:rsidDel="00000000" w:rsidR="00000000" w:rsidRPr="00000000">
        <w:rPr>
          <w:rtl w:val="0"/>
        </w:rPr>
        <w:t xml:space="preserve"> Archeon, Fighter</w:t>
      </w:r>
    </w:p>
    <w:p w:rsidR="00000000" w:rsidDel="00000000" w:rsidP="00000000" w:rsidRDefault="00000000" w:rsidRPr="00000000" w14:paraId="000004C4">
      <w:pPr>
        <w:pStyle w:val="Heading3"/>
        <w:spacing w:after="180" w:before="240" w:lineRule="auto"/>
        <w:rPr/>
      </w:pPr>
      <w:bookmarkStart w:colFirst="0" w:colLast="0" w:name="_nzvx1up7mg55" w:id="86"/>
      <w:bookmarkEnd w:id="86"/>
      <w:r w:rsidDel="00000000" w:rsidR="00000000" w:rsidRPr="00000000">
        <w:rPr>
          <w:rtl w:val="0"/>
        </w:rPr>
        <w:t xml:space="preserve">Mage</w:t>
      </w:r>
    </w:p>
    <w:p w:rsidR="00000000" w:rsidDel="00000000" w:rsidP="00000000" w:rsidRDefault="00000000" w:rsidRPr="00000000" w14:paraId="000004C5">
      <w:pPr>
        <w:spacing w:after="180" w:before="240" w:lineRule="auto"/>
        <w:rPr/>
      </w:pPr>
      <w:r w:rsidDel="00000000" w:rsidR="00000000" w:rsidRPr="00000000">
        <w:rPr>
          <w:rtl w:val="0"/>
        </w:rPr>
        <w:t xml:space="preserve">You were training in one of the many ways of magic in the world. This does not grant you the ability to cast spells, only understand their base mechanics, their history, and their lore.</w:t>
      </w:r>
    </w:p>
    <w:p w:rsidR="00000000" w:rsidDel="00000000" w:rsidP="00000000" w:rsidRDefault="00000000" w:rsidRPr="00000000" w14:paraId="000004C6">
      <w:pPr>
        <w:numPr>
          <w:ilvl w:val="0"/>
          <w:numId w:val="30"/>
        </w:numPr>
        <w:ind w:left="720" w:hanging="360"/>
        <w:rPr>
          <w:u w:val="none"/>
        </w:rPr>
      </w:pPr>
      <w:r w:rsidDel="00000000" w:rsidR="00000000" w:rsidRPr="00000000">
        <w:rPr>
          <w:b w:val="1"/>
          <w:rtl w:val="0"/>
        </w:rPr>
        <w:t xml:space="preserve">Starting:</w:t>
      </w:r>
      <w:r w:rsidDel="00000000" w:rsidR="00000000" w:rsidRPr="00000000">
        <w:rPr>
          <w:rtl w:val="0"/>
        </w:rPr>
        <w:t xml:space="preserve"> Basic clothing, a journal, ink and quill, and a small weapon. Funds: 1d4 x 10 + 10 gp at character creation.</w:t>
      </w:r>
      <w:r w:rsidDel="00000000" w:rsidR="00000000" w:rsidRPr="00000000">
        <w:rPr>
          <w:rtl w:val="0"/>
        </w:rPr>
      </w:r>
    </w:p>
    <w:p w:rsidR="00000000" w:rsidDel="00000000" w:rsidP="00000000" w:rsidRDefault="00000000" w:rsidRPr="00000000" w14:paraId="000004C7">
      <w:pPr>
        <w:numPr>
          <w:ilvl w:val="0"/>
          <w:numId w:val="30"/>
        </w:numPr>
        <w:ind w:left="720" w:hanging="360"/>
        <w:rPr>
          <w:u w:val="none"/>
        </w:rPr>
      </w:pPr>
      <w:r w:rsidDel="00000000" w:rsidR="00000000" w:rsidRPr="00000000">
        <w:rPr>
          <w:b w:val="1"/>
          <w:rtl w:val="0"/>
        </w:rPr>
        <w:t xml:space="preserve">Skills:</w:t>
      </w:r>
      <w:r w:rsidDel="00000000" w:rsidR="00000000" w:rsidRPr="00000000">
        <w:rPr>
          <w:rtl w:val="0"/>
        </w:rPr>
        <w:t xml:space="preserve"> Fine Manipulation, Insight, Knowledge (Arcane), Persuade, Research, Sense, and Spellcraft, plus three other skills from Appraise, Etiquette, Listen, other Knowledge skills, Spot, and Teach.</w:t>
      </w:r>
    </w:p>
    <w:p w:rsidR="00000000" w:rsidDel="00000000" w:rsidP="00000000" w:rsidRDefault="00000000" w:rsidRPr="00000000" w14:paraId="000004C8">
      <w:pPr>
        <w:numPr>
          <w:ilvl w:val="0"/>
          <w:numId w:val="30"/>
        </w:numPr>
        <w:ind w:left="720" w:hanging="360"/>
      </w:pPr>
      <w:r w:rsidDel="00000000" w:rsidR="00000000" w:rsidRPr="00000000">
        <w:rPr>
          <w:b w:val="1"/>
          <w:rtl w:val="0"/>
        </w:rPr>
        <w:t xml:space="preserve">Recommended Archetype Talent Paths:</w:t>
      </w:r>
      <w:r w:rsidDel="00000000" w:rsidR="00000000" w:rsidRPr="00000000">
        <w:rPr>
          <w:rtl w:val="0"/>
        </w:rPr>
        <w:t xml:space="preserve"> Bard, Luminar, Wylder</w:t>
      </w:r>
    </w:p>
    <w:p w:rsidR="00000000" w:rsidDel="00000000" w:rsidP="00000000" w:rsidRDefault="00000000" w:rsidRPr="00000000" w14:paraId="000004C9">
      <w:pPr>
        <w:pStyle w:val="Heading3"/>
        <w:spacing w:after="180" w:before="240" w:lineRule="auto"/>
        <w:rPr/>
      </w:pPr>
      <w:bookmarkStart w:colFirst="0" w:colLast="0" w:name="_k1u9mkwotz3z" w:id="87"/>
      <w:bookmarkEnd w:id="87"/>
      <w:r w:rsidDel="00000000" w:rsidR="00000000" w:rsidRPr="00000000">
        <w:rPr>
          <w:rtl w:val="0"/>
        </w:rPr>
        <w:t xml:space="preserve">Merchant</w:t>
      </w:r>
    </w:p>
    <w:p w:rsidR="00000000" w:rsidDel="00000000" w:rsidP="00000000" w:rsidRDefault="00000000" w:rsidRPr="00000000" w14:paraId="000004CA">
      <w:pPr>
        <w:spacing w:after="180" w:before="240" w:lineRule="auto"/>
        <w:rPr/>
      </w:pPr>
      <w:r w:rsidDel="00000000" w:rsidR="00000000" w:rsidRPr="00000000">
        <w:rPr>
          <w:rtl w:val="0"/>
        </w:rPr>
        <w:t xml:space="preserve">You make a living in trade, purchasing resources for less and selling for more. You might work in or own a shop, or you might be mobile: a traveling vendor, a wandering tinker, an adventuresome spice merchant, or an international traveler.</w:t>
      </w:r>
    </w:p>
    <w:p w:rsidR="00000000" w:rsidDel="00000000" w:rsidP="00000000" w:rsidRDefault="00000000" w:rsidRPr="00000000" w14:paraId="000004CB">
      <w:pPr>
        <w:numPr>
          <w:ilvl w:val="0"/>
          <w:numId w:val="14"/>
        </w:numPr>
        <w:ind w:left="720" w:hanging="360"/>
        <w:rPr>
          <w:u w:val="none"/>
        </w:rPr>
      </w:pPr>
      <w:r w:rsidDel="00000000" w:rsidR="00000000" w:rsidRPr="00000000">
        <w:rPr>
          <w:b w:val="1"/>
          <w:rtl w:val="0"/>
        </w:rPr>
        <w:t xml:space="preserve">Starting:</w:t>
      </w:r>
      <w:r w:rsidDel="00000000" w:rsidR="00000000" w:rsidRPr="00000000">
        <w:rPr>
          <w:rtl w:val="0"/>
        </w:rPr>
        <w:t xml:space="preserve"> Basic clothing, and a small weapon. Funds: 1d4 x 10 + 20 gp at character creation.</w:t>
      </w:r>
      <w:r w:rsidDel="00000000" w:rsidR="00000000" w:rsidRPr="00000000">
        <w:rPr>
          <w:rtl w:val="0"/>
        </w:rPr>
      </w:r>
    </w:p>
    <w:p w:rsidR="00000000" w:rsidDel="00000000" w:rsidP="00000000" w:rsidRDefault="00000000" w:rsidRPr="00000000" w14:paraId="000004CC">
      <w:pPr>
        <w:numPr>
          <w:ilvl w:val="0"/>
          <w:numId w:val="14"/>
        </w:numPr>
        <w:spacing w:after="0" w:afterAutospacing="0" w:lineRule="auto"/>
        <w:ind w:left="720" w:hanging="360"/>
        <w:rPr>
          <w:u w:val="none"/>
        </w:rPr>
      </w:pPr>
      <w:r w:rsidDel="00000000" w:rsidR="00000000" w:rsidRPr="00000000">
        <w:rPr>
          <w:b w:val="1"/>
          <w:rtl w:val="0"/>
        </w:rPr>
        <w:t xml:space="preserve">Skills:</w:t>
      </w:r>
      <w:r w:rsidDel="00000000" w:rsidR="00000000" w:rsidRPr="00000000">
        <w:rPr>
          <w:rtl w:val="0"/>
        </w:rPr>
        <w:t xml:space="preserve"> Appraise, Bargain, Fast Talk, Knowledge (Accounting), Knowledge (Business), Persuade, Research, and any two other skills as specialties: Command, Listen, Sense, and Spot</w:t>
      </w:r>
    </w:p>
    <w:p w:rsidR="00000000" w:rsidDel="00000000" w:rsidP="00000000" w:rsidRDefault="00000000" w:rsidRPr="00000000" w14:paraId="000004CD">
      <w:pPr>
        <w:numPr>
          <w:ilvl w:val="0"/>
          <w:numId w:val="14"/>
        </w:numPr>
        <w:ind w:left="720" w:hanging="360"/>
      </w:pPr>
      <w:r w:rsidDel="00000000" w:rsidR="00000000" w:rsidRPr="00000000">
        <w:rPr>
          <w:b w:val="1"/>
          <w:rtl w:val="0"/>
        </w:rPr>
        <w:t xml:space="preserve">Recommended Archetype Talent Paths:</w:t>
      </w:r>
      <w:r w:rsidDel="00000000" w:rsidR="00000000" w:rsidRPr="00000000">
        <w:rPr>
          <w:rtl w:val="0"/>
        </w:rPr>
        <w:t xml:space="preserve"> Factor</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pStyle w:val="Heading3"/>
        <w:rPr/>
      </w:pPr>
      <w:bookmarkStart w:colFirst="0" w:colLast="0" w:name="_8ykwmlrhw5jd" w:id="88"/>
      <w:bookmarkEnd w:id="88"/>
      <w:r w:rsidDel="00000000" w:rsidR="00000000" w:rsidRPr="00000000">
        <w:rPr>
          <w:rtl w:val="0"/>
        </w:rPr>
        <w:t xml:space="preserve">Monster Hunter</w:t>
      </w:r>
    </w:p>
    <w:p w:rsidR="00000000" w:rsidDel="00000000" w:rsidP="00000000" w:rsidRDefault="00000000" w:rsidRPr="00000000" w14:paraId="000004D0">
      <w:pPr>
        <w:rPr/>
      </w:pPr>
      <w:r w:rsidDel="00000000" w:rsidR="00000000" w:rsidRPr="00000000">
        <w:rPr>
          <w:rtl w:val="0"/>
        </w:rPr>
        <w:t xml:space="preserve">Since the Return, the lands have been plagued with creatures who want nothing more than to harm those in Atheles. You are determined to stop them.</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numPr>
          <w:ilvl w:val="0"/>
          <w:numId w:val="16"/>
        </w:numPr>
        <w:ind w:left="720" w:hanging="360"/>
      </w:pPr>
      <w:r w:rsidDel="00000000" w:rsidR="00000000" w:rsidRPr="00000000">
        <w:rPr>
          <w:b w:val="1"/>
          <w:rtl w:val="0"/>
        </w:rPr>
        <w:t xml:space="preserve">Starting:</w:t>
      </w:r>
      <w:r w:rsidDel="00000000" w:rsidR="00000000" w:rsidRPr="00000000">
        <w:rPr>
          <w:rtl w:val="0"/>
        </w:rPr>
        <w:t xml:space="preserve"> Basic clothing, leather armor, iron manacles, and a medium weapon. Funds: 1d4 x 10 + 10 gp at character creation.</w:t>
      </w:r>
    </w:p>
    <w:p w:rsidR="00000000" w:rsidDel="00000000" w:rsidP="00000000" w:rsidRDefault="00000000" w:rsidRPr="00000000" w14:paraId="000004D3">
      <w:pPr>
        <w:numPr>
          <w:ilvl w:val="0"/>
          <w:numId w:val="16"/>
        </w:numPr>
        <w:spacing w:after="0" w:afterAutospacing="0" w:lineRule="auto"/>
        <w:ind w:left="720" w:hanging="360"/>
      </w:pPr>
      <w:r w:rsidDel="00000000" w:rsidR="00000000" w:rsidRPr="00000000">
        <w:rPr>
          <w:b w:val="1"/>
          <w:rtl w:val="0"/>
        </w:rPr>
        <w:t xml:space="preserve">Skills:</w:t>
      </w:r>
      <w:r w:rsidDel="00000000" w:rsidR="00000000" w:rsidRPr="00000000">
        <w:rPr>
          <w:rtl w:val="0"/>
        </w:rPr>
        <w:t xml:space="preserve"> Brawl, Dodge, Grapple, Knowledge (*Monster Lore), Melee Weapon Skill (Any), Ranged Weapons, Survival and three other skills from the following list: Climb, Hide, Listen, Jump, Language (Other), Martial Arts, Ride, Sense, Shield, Spot, Stealth, Swim, Throw, Track.</w:t>
      </w:r>
    </w:p>
    <w:p w:rsidR="00000000" w:rsidDel="00000000" w:rsidP="00000000" w:rsidRDefault="00000000" w:rsidRPr="00000000" w14:paraId="000004D4">
      <w:pPr>
        <w:numPr>
          <w:ilvl w:val="0"/>
          <w:numId w:val="16"/>
        </w:numPr>
        <w:ind w:left="720" w:hanging="360"/>
      </w:pPr>
      <w:r w:rsidDel="00000000" w:rsidR="00000000" w:rsidRPr="00000000">
        <w:rPr>
          <w:b w:val="1"/>
          <w:rtl w:val="0"/>
        </w:rPr>
        <w:t xml:space="preserve">Recommended Archetype Talent Paths:</w:t>
      </w:r>
      <w:r w:rsidDel="00000000" w:rsidR="00000000" w:rsidRPr="00000000">
        <w:rPr>
          <w:rtl w:val="0"/>
        </w:rPr>
        <w:t xml:space="preserve"> Archeon, Ranger</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*See Knowledge for how Knowledge Expertises work.</w:t>
      </w:r>
    </w:p>
    <w:p w:rsidR="00000000" w:rsidDel="00000000" w:rsidP="00000000" w:rsidRDefault="00000000" w:rsidRPr="00000000" w14:paraId="000004D7">
      <w:pPr>
        <w:pStyle w:val="Heading3"/>
        <w:rPr>
          <w:u w:val="single"/>
        </w:rPr>
      </w:pPr>
      <w:bookmarkStart w:colFirst="0" w:colLast="0" w:name="_1cb8enwcie2q" w:id="89"/>
      <w:bookmarkEnd w:id="89"/>
      <w:r w:rsidDel="00000000" w:rsidR="00000000" w:rsidRPr="00000000">
        <w:rPr>
          <w:rtl w:val="0"/>
        </w:rPr>
        <w:t xml:space="preserve">Mystic</w:t>
      </w: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You focus on the spiritual side of the world, often finding yourself in deep study or research. While you enjoy all knowledge you focus on the mystical. You can be a spiritual leader of a tribe, or a researcher in a library.</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numPr>
          <w:ilvl w:val="0"/>
          <w:numId w:val="14"/>
        </w:numPr>
        <w:ind w:left="720" w:hanging="360"/>
      </w:pPr>
      <w:r w:rsidDel="00000000" w:rsidR="00000000" w:rsidRPr="00000000">
        <w:rPr>
          <w:b w:val="1"/>
          <w:rtl w:val="0"/>
        </w:rPr>
        <w:t xml:space="preserve">Starting:</w:t>
      </w:r>
      <w:r w:rsidDel="00000000" w:rsidR="00000000" w:rsidRPr="00000000">
        <w:rPr>
          <w:rtl w:val="0"/>
        </w:rPr>
        <w:t xml:space="preserve"> Basic clothing, and a small weapon. Funds: 1d4 x 10 + 20 gp at character creation.</w:t>
      </w:r>
    </w:p>
    <w:p w:rsidR="00000000" w:rsidDel="00000000" w:rsidP="00000000" w:rsidRDefault="00000000" w:rsidRPr="00000000" w14:paraId="000004DB">
      <w:pPr>
        <w:numPr>
          <w:ilvl w:val="0"/>
          <w:numId w:val="14"/>
        </w:numPr>
        <w:spacing w:after="0" w:afterAutospacing="0" w:lineRule="auto"/>
        <w:ind w:left="720" w:hanging="360"/>
      </w:pPr>
      <w:r w:rsidDel="00000000" w:rsidR="00000000" w:rsidRPr="00000000">
        <w:rPr>
          <w:b w:val="1"/>
          <w:rtl w:val="0"/>
        </w:rPr>
        <w:t xml:space="preserve">Skills:</w:t>
      </w:r>
      <w:r w:rsidDel="00000000" w:rsidR="00000000" w:rsidRPr="00000000">
        <w:rPr>
          <w:rtl w:val="0"/>
        </w:rPr>
        <w:t xml:space="preserve"> Insight, Knowledge (Arcane), Persuade, Research, Sense, Survival, and Spellcraft, plus three other skills from Appraise, First Aid, Listen, other Knowledge skills, Medicine,  Spot, and Teach.</w:t>
      </w:r>
    </w:p>
    <w:p w:rsidR="00000000" w:rsidDel="00000000" w:rsidP="00000000" w:rsidRDefault="00000000" w:rsidRPr="00000000" w14:paraId="000004DC">
      <w:pPr>
        <w:numPr>
          <w:ilvl w:val="0"/>
          <w:numId w:val="14"/>
        </w:numPr>
        <w:ind w:left="720" w:hanging="360"/>
      </w:pPr>
      <w:r w:rsidDel="00000000" w:rsidR="00000000" w:rsidRPr="00000000">
        <w:rPr>
          <w:b w:val="1"/>
          <w:rtl w:val="0"/>
        </w:rPr>
        <w:t xml:space="preserve">Recommended Archetype Talent Paths:</w:t>
      </w:r>
      <w:r w:rsidDel="00000000" w:rsidR="00000000" w:rsidRPr="00000000">
        <w:rPr>
          <w:rtl w:val="0"/>
        </w:rPr>
        <w:t xml:space="preserve">Wylder or Factor</w:t>
      </w:r>
      <w:r w:rsidDel="00000000" w:rsidR="00000000" w:rsidRPr="00000000">
        <w:rPr>
          <w:rtl w:val="0"/>
        </w:rPr>
      </w:r>
    </w:p>
    <w:p w:rsidR="00000000" w:rsidDel="00000000" w:rsidP="00000000" w:rsidRDefault="00000000" w:rsidRPr="00000000" w14:paraId="000004DD">
      <w:pPr>
        <w:pStyle w:val="Heading3"/>
        <w:spacing w:after="180" w:before="240" w:lineRule="auto"/>
        <w:rPr/>
      </w:pPr>
      <w:bookmarkStart w:colFirst="0" w:colLast="0" w:name="_63241uhmz1ju" w:id="90"/>
      <w:bookmarkEnd w:id="90"/>
      <w:r w:rsidDel="00000000" w:rsidR="00000000" w:rsidRPr="00000000">
        <w:rPr>
          <w:rtl w:val="0"/>
        </w:rPr>
        <w:t xml:space="preserve">Noble</w:t>
      </w:r>
      <w:r w:rsidDel="00000000" w:rsidR="00000000" w:rsidRPr="00000000">
        <w:rPr>
          <w:rtl w:val="0"/>
        </w:rPr>
      </w:r>
    </w:p>
    <w:p w:rsidR="00000000" w:rsidDel="00000000" w:rsidP="00000000" w:rsidRDefault="00000000" w:rsidRPr="00000000" w14:paraId="000004DE">
      <w:pPr>
        <w:spacing w:after="180" w:before="240" w:lineRule="auto"/>
        <w:rPr/>
      </w:pPr>
      <w:r w:rsidDel="00000000" w:rsidR="00000000" w:rsidRPr="00000000">
        <w:rPr>
          <w:rtl w:val="0"/>
        </w:rPr>
        <w:t xml:space="preserve">You were born into wealth and a ruling class. In a society that recognizes such social distinctions, your status is often associated with ranks and titles, but even if such titles are meaningless, you are still easily recognized as among the elite. You are accustomed to an elegant and extravagant lifestyle, and you know and are known to the wealthy and other highborn of society.</w:t>
      </w:r>
    </w:p>
    <w:p w:rsidR="00000000" w:rsidDel="00000000" w:rsidP="00000000" w:rsidRDefault="00000000" w:rsidRPr="00000000" w14:paraId="000004DF">
      <w:pPr>
        <w:numPr>
          <w:ilvl w:val="0"/>
          <w:numId w:val="6"/>
        </w:numPr>
        <w:ind w:left="720" w:hanging="360"/>
        <w:rPr>
          <w:u w:val="none"/>
        </w:rPr>
      </w:pPr>
      <w:r w:rsidDel="00000000" w:rsidR="00000000" w:rsidRPr="00000000">
        <w:rPr>
          <w:b w:val="1"/>
          <w:rtl w:val="0"/>
        </w:rPr>
        <w:t xml:space="preserve">Starting:</w:t>
      </w:r>
      <w:r w:rsidDel="00000000" w:rsidR="00000000" w:rsidRPr="00000000">
        <w:rPr>
          <w:rtl w:val="0"/>
        </w:rPr>
        <w:t xml:space="preserve"> Fancy/fine clothing, a small weapon, and two contacts (one friendly, one adversarial). Funds: 1d4 x 10 + 40 gp at character creation.</w:t>
      </w:r>
      <w:r w:rsidDel="00000000" w:rsidR="00000000" w:rsidRPr="00000000">
        <w:rPr>
          <w:rtl w:val="0"/>
        </w:rPr>
      </w:r>
    </w:p>
    <w:p w:rsidR="00000000" w:rsidDel="00000000" w:rsidP="00000000" w:rsidRDefault="00000000" w:rsidRPr="00000000" w14:paraId="000004E0">
      <w:pPr>
        <w:numPr>
          <w:ilvl w:val="0"/>
          <w:numId w:val="6"/>
        </w:numPr>
        <w:spacing w:after="0" w:afterAutospacing="0" w:lineRule="auto"/>
        <w:ind w:left="720" w:hanging="360"/>
        <w:rPr>
          <w:u w:val="none"/>
        </w:rPr>
      </w:pPr>
      <w:r w:rsidDel="00000000" w:rsidR="00000000" w:rsidRPr="00000000">
        <w:rPr>
          <w:b w:val="1"/>
          <w:rtl w:val="0"/>
        </w:rPr>
        <w:t xml:space="preserve">Skills:</w:t>
      </w:r>
      <w:r w:rsidDel="00000000" w:rsidR="00000000" w:rsidRPr="00000000">
        <w:rPr>
          <w:rtl w:val="0"/>
        </w:rPr>
        <w:t xml:space="preserve"> Bargain, Command, Drive, Etiquette, Literacy, and Strategy, plus any other three skills as hobbies or fields of interest.</w:t>
      </w:r>
    </w:p>
    <w:p w:rsidR="00000000" w:rsidDel="00000000" w:rsidP="00000000" w:rsidRDefault="00000000" w:rsidRPr="00000000" w14:paraId="000004E1">
      <w:pPr>
        <w:numPr>
          <w:ilvl w:val="0"/>
          <w:numId w:val="6"/>
        </w:numPr>
        <w:ind w:left="720" w:hanging="360"/>
      </w:pPr>
      <w:r w:rsidDel="00000000" w:rsidR="00000000" w:rsidRPr="00000000">
        <w:rPr>
          <w:b w:val="1"/>
          <w:rtl w:val="0"/>
        </w:rPr>
        <w:t xml:space="preserve">Recommended Archetype Talent Paths:</w:t>
      </w:r>
      <w:r w:rsidDel="00000000" w:rsidR="00000000" w:rsidRPr="00000000">
        <w:rPr>
          <w:rtl w:val="0"/>
        </w:rPr>
        <w:t xml:space="preserve"> Factor, Fighter</w:t>
      </w:r>
    </w:p>
    <w:p w:rsidR="00000000" w:rsidDel="00000000" w:rsidP="00000000" w:rsidRDefault="00000000" w:rsidRPr="00000000" w14:paraId="000004E2">
      <w:pPr>
        <w:pStyle w:val="Heading3"/>
        <w:spacing w:after="180" w:before="240" w:lineRule="auto"/>
        <w:rPr/>
      </w:pPr>
      <w:bookmarkStart w:colFirst="0" w:colLast="0" w:name="_1lvpx7e2cpe3" w:id="91"/>
      <w:bookmarkEnd w:id="91"/>
      <w:r w:rsidDel="00000000" w:rsidR="00000000" w:rsidRPr="00000000">
        <w:rPr>
          <w:rtl w:val="0"/>
        </w:rPr>
        <w:t xml:space="preserve">Occultist</w:t>
      </w:r>
    </w:p>
    <w:p w:rsidR="00000000" w:rsidDel="00000000" w:rsidP="00000000" w:rsidRDefault="00000000" w:rsidRPr="00000000" w14:paraId="000004E3">
      <w:pPr>
        <w:spacing w:after="180" w:before="240" w:lineRule="auto"/>
        <w:rPr/>
      </w:pPr>
      <w:r w:rsidDel="00000000" w:rsidR="00000000" w:rsidRPr="00000000">
        <w:rPr>
          <w:rtl w:val="0"/>
        </w:rPr>
        <w:t xml:space="preserve">You are a student of obscure secrets, hidden lore, and magical power, believing in the influence and primacy of supernatural forces.</w:t>
      </w:r>
    </w:p>
    <w:p w:rsidR="00000000" w:rsidDel="00000000" w:rsidP="00000000" w:rsidRDefault="00000000" w:rsidRPr="00000000" w14:paraId="000004E4">
      <w:pPr>
        <w:numPr>
          <w:ilvl w:val="0"/>
          <w:numId w:val="3"/>
        </w:numPr>
        <w:ind w:left="720" w:hanging="360"/>
        <w:rPr>
          <w:u w:val="none"/>
        </w:rPr>
      </w:pPr>
      <w:r w:rsidDel="00000000" w:rsidR="00000000" w:rsidRPr="00000000">
        <w:rPr>
          <w:b w:val="1"/>
          <w:rtl w:val="0"/>
        </w:rPr>
        <w:t xml:space="preserve">Starting:</w:t>
      </w:r>
      <w:r w:rsidDel="00000000" w:rsidR="00000000" w:rsidRPr="00000000">
        <w:rPr>
          <w:rtl w:val="0"/>
        </w:rPr>
        <w:t xml:space="preserve"> Basic clothing, and a small weapon. Funds: 1d4 x 10 + 20 gp at character creation.</w:t>
      </w:r>
      <w:r w:rsidDel="00000000" w:rsidR="00000000" w:rsidRPr="00000000">
        <w:rPr>
          <w:rtl w:val="0"/>
        </w:rPr>
      </w:r>
    </w:p>
    <w:p w:rsidR="00000000" w:rsidDel="00000000" w:rsidP="00000000" w:rsidRDefault="00000000" w:rsidRPr="00000000" w14:paraId="000004E5">
      <w:pPr>
        <w:numPr>
          <w:ilvl w:val="0"/>
          <w:numId w:val="3"/>
        </w:numPr>
        <w:ind w:left="720" w:hanging="360"/>
        <w:rPr>
          <w:u w:val="none"/>
        </w:rPr>
      </w:pPr>
      <w:r w:rsidDel="00000000" w:rsidR="00000000" w:rsidRPr="00000000">
        <w:rPr>
          <w:b w:val="1"/>
          <w:rtl w:val="0"/>
        </w:rPr>
        <w:t xml:space="preserve">Skills:</w:t>
      </w:r>
      <w:r w:rsidDel="00000000" w:rsidR="00000000" w:rsidRPr="00000000">
        <w:rPr>
          <w:rtl w:val="0"/>
        </w:rPr>
        <w:t xml:space="preserve"> Fast Talk, Insight, Knowledge (Arcane), Knowledge (History), Knowledge (Occult), Research, and any four other skills: Art (any), Craft (any), Knowledge (Archaeology), Medicine, Spellcraft.</w:t>
      </w:r>
    </w:p>
    <w:p w:rsidR="00000000" w:rsidDel="00000000" w:rsidP="00000000" w:rsidRDefault="00000000" w:rsidRPr="00000000" w14:paraId="000004E6">
      <w:pPr>
        <w:numPr>
          <w:ilvl w:val="0"/>
          <w:numId w:val="3"/>
        </w:numPr>
        <w:ind w:left="720" w:hanging="360"/>
      </w:pPr>
      <w:r w:rsidDel="00000000" w:rsidR="00000000" w:rsidRPr="00000000">
        <w:rPr>
          <w:b w:val="1"/>
          <w:rtl w:val="0"/>
        </w:rPr>
        <w:t xml:space="preserve">Recommended Archetype Talent Paths:</w:t>
      </w:r>
      <w:r w:rsidDel="00000000" w:rsidR="00000000" w:rsidRPr="00000000">
        <w:rPr>
          <w:rtl w:val="0"/>
        </w:rPr>
        <w:t xml:space="preserve"> Luminar, Wylder</w:t>
      </w:r>
    </w:p>
    <w:p w:rsidR="00000000" w:rsidDel="00000000" w:rsidP="00000000" w:rsidRDefault="00000000" w:rsidRPr="00000000" w14:paraId="000004E7">
      <w:pPr>
        <w:pStyle w:val="Heading3"/>
        <w:spacing w:after="180" w:before="240" w:lineRule="auto"/>
        <w:rPr/>
      </w:pPr>
      <w:bookmarkStart w:colFirst="0" w:colLast="0" w:name="_kneujqcv5p52" w:id="92"/>
      <w:bookmarkEnd w:id="92"/>
      <w:r w:rsidDel="00000000" w:rsidR="00000000" w:rsidRPr="00000000">
        <w:rPr>
          <w:rtl w:val="0"/>
        </w:rPr>
        <w:t xml:space="preserve">Politician</w:t>
      </w:r>
      <w:r w:rsidDel="00000000" w:rsidR="00000000" w:rsidRPr="00000000">
        <w:rPr>
          <w:rtl w:val="0"/>
        </w:rPr>
      </w:r>
    </w:p>
    <w:p w:rsidR="00000000" w:rsidDel="00000000" w:rsidP="00000000" w:rsidRDefault="00000000" w:rsidRPr="00000000" w14:paraId="000004E8">
      <w:pPr>
        <w:spacing w:after="180" w:before="240" w:lineRule="auto"/>
        <w:rPr/>
      </w:pPr>
      <w:r w:rsidDel="00000000" w:rsidR="00000000" w:rsidRPr="00000000">
        <w:rPr>
          <w:rtl w:val="0"/>
        </w:rPr>
        <w:t xml:space="preserve">You have been elected or appointed to a position of authority and make your living taking part in or directing government activities, whether city-wide or greater. You could be a medieval magistrate or a </w:t>
      </w:r>
      <w:r w:rsidDel="00000000" w:rsidR="00000000" w:rsidRPr="00000000">
        <w:rPr>
          <w:rtl w:val="0"/>
        </w:rPr>
        <w:t xml:space="preserve">town</w:t>
      </w:r>
      <w:r w:rsidDel="00000000" w:rsidR="00000000" w:rsidRPr="00000000">
        <w:rPr>
          <w:rtl w:val="0"/>
        </w:rPr>
        <w:t xml:space="preserve"> mayor.</w:t>
      </w:r>
    </w:p>
    <w:p w:rsidR="00000000" w:rsidDel="00000000" w:rsidP="00000000" w:rsidRDefault="00000000" w:rsidRPr="00000000" w14:paraId="000004E9">
      <w:pPr>
        <w:numPr>
          <w:ilvl w:val="0"/>
          <w:numId w:val="2"/>
        </w:numPr>
        <w:ind w:left="720" w:hanging="360"/>
      </w:pPr>
      <w:r w:rsidDel="00000000" w:rsidR="00000000" w:rsidRPr="00000000">
        <w:rPr>
          <w:b w:val="1"/>
          <w:rtl w:val="0"/>
        </w:rPr>
        <w:t xml:space="preserve">Starting:</w:t>
      </w:r>
      <w:r w:rsidDel="00000000" w:rsidR="00000000" w:rsidRPr="00000000">
        <w:rPr>
          <w:rtl w:val="0"/>
        </w:rPr>
        <w:t xml:space="preserve"> Fine clothing, a small weapon, and four contacts (two friendly, two adversarial). Funds: 1d4 x 10 + 10 gp at character creation.</w:t>
      </w:r>
    </w:p>
    <w:p w:rsidR="00000000" w:rsidDel="00000000" w:rsidP="00000000" w:rsidRDefault="00000000" w:rsidRPr="00000000" w14:paraId="000004EA">
      <w:pPr>
        <w:numPr>
          <w:ilvl w:val="0"/>
          <w:numId w:val="2"/>
        </w:numPr>
        <w:spacing w:after="0" w:afterAutospacing="0" w:lineRule="auto"/>
        <w:ind w:left="720" w:hanging="360"/>
        <w:rPr/>
      </w:pPr>
      <w:r w:rsidDel="00000000" w:rsidR="00000000" w:rsidRPr="00000000">
        <w:rPr>
          <w:b w:val="1"/>
          <w:rtl w:val="0"/>
        </w:rPr>
        <w:t xml:space="preserve">Skills:</w:t>
      </w:r>
      <w:r w:rsidDel="00000000" w:rsidR="00000000" w:rsidRPr="00000000">
        <w:rPr>
          <w:rtl w:val="0"/>
        </w:rPr>
        <w:t xml:space="preserve"> Bargain, Etiquette, Fast Talk, Insight, Knowledge (Law), Persuade, plus any four other skills: Command, Knowledge (Accounting, Group, History, or Region), Listen, Perform (Oratory), Research.</w:t>
      </w:r>
    </w:p>
    <w:p w:rsidR="00000000" w:rsidDel="00000000" w:rsidP="00000000" w:rsidRDefault="00000000" w:rsidRPr="00000000" w14:paraId="000004EB">
      <w:pPr>
        <w:numPr>
          <w:ilvl w:val="0"/>
          <w:numId w:val="2"/>
        </w:numPr>
        <w:ind w:left="720" w:hanging="360"/>
      </w:pPr>
      <w:r w:rsidDel="00000000" w:rsidR="00000000" w:rsidRPr="00000000">
        <w:rPr>
          <w:b w:val="1"/>
          <w:rtl w:val="0"/>
        </w:rPr>
        <w:t xml:space="preserve">Recommended Archetype Talent Paths:</w:t>
      </w:r>
      <w:r w:rsidDel="00000000" w:rsidR="00000000" w:rsidRPr="00000000">
        <w:rPr>
          <w:rtl w:val="0"/>
        </w:rPr>
        <w:t xml:space="preserve"> Any</w:t>
      </w:r>
    </w:p>
    <w:p w:rsidR="00000000" w:rsidDel="00000000" w:rsidP="00000000" w:rsidRDefault="00000000" w:rsidRPr="00000000" w14:paraId="000004EC">
      <w:pPr>
        <w:pStyle w:val="Heading3"/>
        <w:spacing w:after="180" w:before="240" w:lineRule="auto"/>
        <w:rPr/>
      </w:pPr>
      <w:bookmarkStart w:colFirst="0" w:colLast="0" w:name="_71diik21qrag" w:id="93"/>
      <w:bookmarkEnd w:id="93"/>
      <w:r w:rsidDel="00000000" w:rsidR="00000000" w:rsidRPr="00000000">
        <w:rPr>
          <w:rtl w:val="0"/>
        </w:rPr>
        <w:t xml:space="preserve">Priest</w:t>
      </w:r>
    </w:p>
    <w:p w:rsidR="00000000" w:rsidDel="00000000" w:rsidP="00000000" w:rsidRDefault="00000000" w:rsidRPr="00000000" w14:paraId="000004ED">
      <w:pPr>
        <w:spacing w:after="180" w:before="240" w:lineRule="auto"/>
        <w:rPr>
          <w:sz w:val="24"/>
          <w:szCs w:val="24"/>
        </w:rPr>
      </w:pPr>
      <w:r w:rsidDel="00000000" w:rsidR="00000000" w:rsidRPr="00000000">
        <w:rPr>
          <w:sz w:val="24"/>
          <w:szCs w:val="24"/>
          <w:rtl w:val="0"/>
        </w:rPr>
        <w:t xml:space="preserve">Your faith and belief in the divine have led you to the calling of the priesthood, and you spend your time preaching or in activities befitting the worship of your deity (or deities). You could be an acetic monk or a church priest.</w:t>
      </w:r>
    </w:p>
    <w:p w:rsidR="00000000" w:rsidDel="00000000" w:rsidP="00000000" w:rsidRDefault="00000000" w:rsidRPr="00000000" w14:paraId="000004EE">
      <w:pPr>
        <w:numPr>
          <w:ilvl w:val="0"/>
          <w:numId w:val="2"/>
        </w:numPr>
        <w:ind w:left="720" w:hanging="360"/>
      </w:pPr>
      <w:r w:rsidDel="00000000" w:rsidR="00000000" w:rsidRPr="00000000">
        <w:rPr>
          <w:b w:val="1"/>
          <w:rtl w:val="0"/>
        </w:rPr>
        <w:t xml:space="preserve">Starting:</w:t>
      </w:r>
      <w:r w:rsidDel="00000000" w:rsidR="00000000" w:rsidRPr="00000000">
        <w:rPr>
          <w:rtl w:val="0"/>
        </w:rPr>
        <w:t xml:space="preserve"> Basic or fine clothing, and two contacts. Funds: 1d4 x 10 + 10 gp at character creation.</w:t>
      </w:r>
      <w:r w:rsidDel="00000000" w:rsidR="00000000" w:rsidRPr="00000000">
        <w:rPr>
          <w:rtl w:val="0"/>
        </w:rPr>
      </w:r>
    </w:p>
    <w:p w:rsidR="00000000" w:rsidDel="00000000" w:rsidP="00000000" w:rsidRDefault="00000000" w:rsidRPr="00000000" w14:paraId="000004EF">
      <w:pPr>
        <w:numPr>
          <w:ilvl w:val="0"/>
          <w:numId w:val="2"/>
        </w:numPr>
        <w:ind w:left="720" w:hanging="360"/>
        <w:rPr>
          <w:sz w:val="24"/>
          <w:szCs w:val="24"/>
          <w:u w:val="none"/>
        </w:rPr>
      </w:pPr>
      <w:r w:rsidDel="00000000" w:rsidR="00000000" w:rsidRPr="00000000">
        <w:rPr>
          <w:b w:val="1"/>
          <w:sz w:val="24"/>
          <w:szCs w:val="24"/>
          <w:rtl w:val="0"/>
        </w:rPr>
        <w:t xml:space="preserve">Skills:</w:t>
      </w:r>
      <w:r w:rsidDel="00000000" w:rsidR="00000000" w:rsidRPr="00000000">
        <w:rPr>
          <w:sz w:val="24"/>
          <w:szCs w:val="24"/>
          <w:rtl w:val="0"/>
        </w:rPr>
        <w:t xml:space="preserve"> Fast Talk, Insight, Knowledge (History), Knowledge (Philosophy), Knowledge (Religion), Perform, Persuade, and three of the following: Knowledge (Occult), Listen, Research, Spellcraft, Teach.</w:t>
      </w:r>
    </w:p>
    <w:p w:rsidR="00000000" w:rsidDel="00000000" w:rsidP="00000000" w:rsidRDefault="00000000" w:rsidRPr="00000000" w14:paraId="000004F0">
      <w:pPr>
        <w:numPr>
          <w:ilvl w:val="0"/>
          <w:numId w:val="2"/>
        </w:numPr>
        <w:ind w:left="720" w:hanging="360"/>
        <w:rPr>
          <w:sz w:val="24"/>
          <w:szCs w:val="24"/>
        </w:rPr>
      </w:pPr>
      <w:r w:rsidDel="00000000" w:rsidR="00000000" w:rsidRPr="00000000">
        <w:rPr>
          <w:b w:val="1"/>
          <w:rtl w:val="0"/>
        </w:rPr>
        <w:t xml:space="preserve">Recommended Archetype Talent Paths:</w:t>
      </w:r>
      <w:r w:rsidDel="00000000" w:rsidR="00000000" w:rsidRPr="00000000">
        <w:rPr>
          <w:rtl w:val="0"/>
        </w:rPr>
        <w:t xml:space="preserve"> Luminar</w:t>
      </w:r>
      <w:r w:rsidDel="00000000" w:rsidR="00000000" w:rsidRPr="00000000">
        <w:rPr>
          <w:rtl w:val="0"/>
        </w:rPr>
      </w:r>
    </w:p>
    <w:p w:rsidR="00000000" w:rsidDel="00000000" w:rsidP="00000000" w:rsidRDefault="00000000" w:rsidRPr="00000000" w14:paraId="000004F1">
      <w:pPr>
        <w:pStyle w:val="Heading3"/>
        <w:spacing w:after="180" w:before="240" w:lineRule="auto"/>
        <w:rPr/>
      </w:pPr>
      <w:bookmarkStart w:colFirst="0" w:colLast="0" w:name="_279rviqiwh0r" w:id="94"/>
      <w:bookmarkEnd w:id="94"/>
      <w:r w:rsidDel="00000000" w:rsidR="00000000" w:rsidRPr="00000000">
        <w:rPr>
          <w:rtl w:val="0"/>
        </w:rPr>
        <w:t xml:space="preserve">Sailor</w:t>
      </w:r>
    </w:p>
    <w:p w:rsidR="00000000" w:rsidDel="00000000" w:rsidP="00000000" w:rsidRDefault="00000000" w:rsidRPr="00000000" w14:paraId="000004F2">
      <w:pPr>
        <w:spacing w:after="180" w:before="240" w:lineRule="auto"/>
        <w:rPr/>
      </w:pPr>
      <w:r w:rsidDel="00000000" w:rsidR="00000000" w:rsidRPr="00000000">
        <w:rPr>
          <w:rtl w:val="0"/>
        </w:rPr>
        <w:t xml:space="preserve">You ply the ocean waves, working hard to maintain your vessel’s integrity, whether as a pirate, a naval officer, or an ancient world trader.</w:t>
      </w:r>
    </w:p>
    <w:p w:rsidR="00000000" w:rsidDel="00000000" w:rsidP="00000000" w:rsidRDefault="00000000" w:rsidRPr="00000000" w14:paraId="000004F3">
      <w:pPr>
        <w:numPr>
          <w:ilvl w:val="0"/>
          <w:numId w:val="2"/>
        </w:numPr>
        <w:ind w:left="720" w:hanging="360"/>
        <w:rPr/>
      </w:pPr>
      <w:r w:rsidDel="00000000" w:rsidR="00000000" w:rsidRPr="00000000">
        <w:rPr>
          <w:b w:val="1"/>
          <w:rtl w:val="0"/>
        </w:rPr>
        <w:t xml:space="preserve">Starting:</w:t>
      </w:r>
      <w:r w:rsidDel="00000000" w:rsidR="00000000" w:rsidRPr="00000000">
        <w:rPr>
          <w:rtl w:val="0"/>
        </w:rPr>
        <w:t xml:space="preserve"> Basic clothing, a light weapon. Funds: 1d4 x 10 + 10 gp at character creation.</w:t>
      </w:r>
    </w:p>
    <w:p w:rsidR="00000000" w:rsidDel="00000000" w:rsidP="00000000" w:rsidRDefault="00000000" w:rsidRPr="00000000" w14:paraId="000004F4">
      <w:pPr>
        <w:numPr>
          <w:ilvl w:val="0"/>
          <w:numId w:val="2"/>
        </w:numPr>
        <w:spacing w:after="0" w:afterAutospacing="0" w:lineRule="auto"/>
        <w:ind w:left="720" w:hanging="360"/>
        <w:rPr>
          <w:u w:val="none"/>
        </w:rPr>
      </w:pPr>
      <w:r w:rsidDel="00000000" w:rsidR="00000000" w:rsidRPr="00000000">
        <w:rPr>
          <w:b w:val="1"/>
          <w:rtl w:val="0"/>
        </w:rPr>
        <w:t xml:space="preserve">Skills:</w:t>
      </w:r>
      <w:r w:rsidDel="00000000" w:rsidR="00000000" w:rsidRPr="00000000">
        <w:rPr>
          <w:rtl w:val="0"/>
        </w:rPr>
        <w:t xml:space="preserve"> Climb, Dodge, Grapple, Navigate, Pilot (Boat), Swim, and any four of the following: Athletics, Acrobatics, Command, Language (Other), Listen, Melee Weapons (Any), Ranged Weapons, Repair,  Siege Weapons, Slashing Weapons, Spot.</w:t>
      </w:r>
    </w:p>
    <w:p w:rsidR="00000000" w:rsidDel="00000000" w:rsidP="00000000" w:rsidRDefault="00000000" w:rsidRPr="00000000" w14:paraId="000004F5">
      <w:pPr>
        <w:numPr>
          <w:ilvl w:val="0"/>
          <w:numId w:val="2"/>
        </w:numPr>
        <w:ind w:left="720" w:hanging="360"/>
      </w:pPr>
      <w:r w:rsidDel="00000000" w:rsidR="00000000" w:rsidRPr="00000000">
        <w:rPr>
          <w:b w:val="1"/>
          <w:rtl w:val="0"/>
        </w:rPr>
        <w:t xml:space="preserve">Recommended Archetype Talent Paths:</w:t>
      </w:r>
      <w:r w:rsidDel="00000000" w:rsidR="00000000" w:rsidRPr="00000000">
        <w:rPr>
          <w:rtl w:val="0"/>
        </w:rPr>
        <w:t xml:space="preserve"> Fighter, Rogue</w:t>
      </w:r>
    </w:p>
    <w:p w:rsidR="00000000" w:rsidDel="00000000" w:rsidP="00000000" w:rsidRDefault="00000000" w:rsidRPr="00000000" w14:paraId="000004F6">
      <w:pPr>
        <w:pStyle w:val="Heading3"/>
        <w:spacing w:after="180" w:before="240" w:lineRule="auto"/>
        <w:rPr/>
      </w:pPr>
      <w:bookmarkStart w:colFirst="0" w:colLast="0" w:name="_po3esnriva97" w:id="95"/>
      <w:bookmarkEnd w:id="95"/>
      <w:r w:rsidDel="00000000" w:rsidR="00000000" w:rsidRPr="00000000">
        <w:rPr>
          <w:rtl w:val="0"/>
        </w:rPr>
        <w:t xml:space="preserve">Scholar</w:t>
      </w:r>
    </w:p>
    <w:p w:rsidR="00000000" w:rsidDel="00000000" w:rsidP="00000000" w:rsidRDefault="00000000" w:rsidRPr="00000000" w14:paraId="000004F7">
      <w:pPr>
        <w:spacing w:after="180" w:before="240" w:lineRule="auto"/>
        <w:rPr/>
      </w:pPr>
      <w:r w:rsidDel="00000000" w:rsidR="00000000" w:rsidRPr="00000000">
        <w:rPr>
          <w:rtl w:val="0"/>
        </w:rPr>
        <w:t xml:space="preserve">Study and learning define your life, and you specialize in one or more fields of knowledge, eagerly seeking out all there is to know within your intellectual domain. You might teach this knowledge to students or hoard it for your own use.</w:t>
      </w:r>
    </w:p>
    <w:p w:rsidR="00000000" w:rsidDel="00000000" w:rsidP="00000000" w:rsidRDefault="00000000" w:rsidRPr="00000000" w14:paraId="000004F8">
      <w:pPr>
        <w:numPr>
          <w:ilvl w:val="0"/>
          <w:numId w:val="11"/>
        </w:numPr>
        <w:ind w:left="720" w:hanging="360"/>
        <w:rPr>
          <w:u w:val="none"/>
        </w:rPr>
      </w:pPr>
      <w:r w:rsidDel="00000000" w:rsidR="00000000" w:rsidRPr="00000000">
        <w:rPr>
          <w:b w:val="1"/>
          <w:rtl w:val="0"/>
        </w:rPr>
        <w:t xml:space="preserve">Starting:</w:t>
      </w:r>
      <w:r w:rsidDel="00000000" w:rsidR="00000000" w:rsidRPr="00000000">
        <w:rPr>
          <w:rtl w:val="0"/>
        </w:rPr>
        <w:t xml:space="preserve"> Basic clothing, a journal, ink and quill, and a contact. Funds: 1d4 x 5 + 10 gp at character creation.</w:t>
      </w:r>
    </w:p>
    <w:p w:rsidR="00000000" w:rsidDel="00000000" w:rsidP="00000000" w:rsidRDefault="00000000" w:rsidRPr="00000000" w14:paraId="000004F9">
      <w:pPr>
        <w:numPr>
          <w:ilvl w:val="0"/>
          <w:numId w:val="11"/>
        </w:numPr>
        <w:spacing w:after="0" w:afterAutospacing="0" w:lineRule="auto"/>
        <w:ind w:left="720" w:hanging="360"/>
        <w:rPr>
          <w:u w:val="none"/>
        </w:rPr>
      </w:pPr>
      <w:r w:rsidDel="00000000" w:rsidR="00000000" w:rsidRPr="00000000">
        <w:rPr>
          <w:b w:val="1"/>
          <w:rtl w:val="0"/>
        </w:rPr>
        <w:t xml:space="preserve">Skills:</w:t>
      </w:r>
      <w:r w:rsidDel="00000000" w:rsidR="00000000" w:rsidRPr="00000000">
        <w:rPr>
          <w:rtl w:val="0"/>
        </w:rPr>
        <w:t xml:space="preserve"> Persuade, Research, Teach, and choose five Knowledge or Craft skills appropriate to setting and related to your field of study.</w:t>
      </w:r>
    </w:p>
    <w:p w:rsidR="00000000" w:rsidDel="00000000" w:rsidP="00000000" w:rsidRDefault="00000000" w:rsidRPr="00000000" w14:paraId="000004FA">
      <w:pPr>
        <w:numPr>
          <w:ilvl w:val="0"/>
          <w:numId w:val="11"/>
        </w:numPr>
        <w:ind w:left="720" w:hanging="360"/>
      </w:pPr>
      <w:r w:rsidDel="00000000" w:rsidR="00000000" w:rsidRPr="00000000">
        <w:rPr>
          <w:b w:val="1"/>
          <w:rtl w:val="0"/>
        </w:rPr>
        <w:t xml:space="preserve">Recommended Archetype Talent Paths:</w:t>
      </w:r>
      <w:r w:rsidDel="00000000" w:rsidR="00000000" w:rsidRPr="00000000">
        <w:rPr>
          <w:rtl w:val="0"/>
        </w:rPr>
        <w:t xml:space="preserve"> Bard, Factor, Luminar</w:t>
      </w:r>
    </w:p>
    <w:p w:rsidR="00000000" w:rsidDel="00000000" w:rsidP="00000000" w:rsidRDefault="00000000" w:rsidRPr="00000000" w14:paraId="000004FB">
      <w:pPr>
        <w:spacing w:after="180" w:lineRule="auto"/>
        <w:ind w:left="0" w:firstLine="0"/>
        <w:rPr>
          <w:sz w:val="24"/>
          <w:szCs w:val="24"/>
        </w:rPr>
      </w:pPr>
      <w:r w:rsidDel="00000000" w:rsidR="00000000" w:rsidRPr="00000000">
        <w:rPr>
          <w:rtl w:val="0"/>
        </w:rPr>
      </w:r>
    </w:p>
    <w:p w:rsidR="00000000" w:rsidDel="00000000" w:rsidP="00000000" w:rsidRDefault="00000000" w:rsidRPr="00000000" w14:paraId="000004FC">
      <w:pPr>
        <w:pStyle w:val="Heading3"/>
        <w:spacing w:after="180" w:before="240" w:lineRule="auto"/>
        <w:rPr/>
      </w:pPr>
      <w:bookmarkStart w:colFirst="0" w:colLast="0" w:name="_kwqi1aefgbky" w:id="96"/>
      <w:bookmarkEnd w:id="96"/>
      <w:r w:rsidDel="00000000" w:rsidR="00000000" w:rsidRPr="00000000">
        <w:rPr>
          <w:rtl w:val="0"/>
        </w:rPr>
        <w:t xml:space="preserve">Servant</w:t>
      </w:r>
    </w:p>
    <w:p w:rsidR="00000000" w:rsidDel="00000000" w:rsidP="00000000" w:rsidRDefault="00000000" w:rsidRPr="00000000" w14:paraId="000004FD">
      <w:pPr>
        <w:spacing w:after="180" w:before="240" w:lineRule="auto"/>
        <w:rPr/>
      </w:pPr>
      <w:r w:rsidDel="00000000" w:rsidR="00000000" w:rsidRPr="00000000">
        <w:rPr>
          <w:rtl w:val="0"/>
        </w:rPr>
        <w:t xml:space="preserve">You are employed as a helper or servant, tending to the household affairs and domestic needs of an affluent employer. You might be a gentleman’s manservant, the adjutant of a general, or you could be a scullery maid in a sprawling castle.</w:t>
      </w:r>
    </w:p>
    <w:p w:rsidR="00000000" w:rsidDel="00000000" w:rsidP="00000000" w:rsidRDefault="00000000" w:rsidRPr="00000000" w14:paraId="000004FE">
      <w:pPr>
        <w:numPr>
          <w:ilvl w:val="0"/>
          <w:numId w:val="9"/>
        </w:numPr>
        <w:ind w:left="720" w:hanging="360"/>
      </w:pPr>
      <w:r w:rsidDel="00000000" w:rsidR="00000000" w:rsidRPr="00000000">
        <w:rPr>
          <w:b w:val="1"/>
          <w:rtl w:val="0"/>
        </w:rPr>
        <w:t xml:space="preserve">Starting:</w:t>
      </w:r>
      <w:r w:rsidDel="00000000" w:rsidR="00000000" w:rsidRPr="00000000">
        <w:rPr>
          <w:rtl w:val="0"/>
        </w:rPr>
        <w:t xml:space="preserve"> Basic clothing, a small weapon. Funds (can vary): 1d4 x 10 + 10 gp (average) at character creation.</w:t>
      </w:r>
      <w:r w:rsidDel="00000000" w:rsidR="00000000" w:rsidRPr="00000000">
        <w:rPr>
          <w:rtl w:val="0"/>
        </w:rPr>
      </w:r>
    </w:p>
    <w:p w:rsidR="00000000" w:rsidDel="00000000" w:rsidP="00000000" w:rsidRDefault="00000000" w:rsidRPr="00000000" w14:paraId="000004FF">
      <w:pPr>
        <w:numPr>
          <w:ilvl w:val="0"/>
          <w:numId w:val="9"/>
        </w:numPr>
        <w:spacing w:after="0" w:afterAutospacing="0" w:lineRule="auto"/>
        <w:ind w:left="720" w:hanging="360"/>
        <w:rPr/>
      </w:pPr>
      <w:r w:rsidDel="00000000" w:rsidR="00000000" w:rsidRPr="00000000">
        <w:rPr>
          <w:b w:val="1"/>
          <w:rtl w:val="0"/>
        </w:rPr>
        <w:t xml:space="preserve">Skills:</w:t>
      </w:r>
      <w:r w:rsidDel="00000000" w:rsidR="00000000" w:rsidRPr="00000000">
        <w:rPr>
          <w:rtl w:val="0"/>
        </w:rPr>
        <w:t xml:space="preserve"> Craft (any), Etiquette, Hide, Listen, Stealth, and choose five of the following as personal specialties, as appropriate to the setting and concept: Bargain, Drive, First Aid, Insight, Knowledge (Accounting), Persuade.</w:t>
      </w:r>
    </w:p>
    <w:p w:rsidR="00000000" w:rsidDel="00000000" w:rsidP="00000000" w:rsidRDefault="00000000" w:rsidRPr="00000000" w14:paraId="00000500">
      <w:pPr>
        <w:numPr>
          <w:ilvl w:val="0"/>
          <w:numId w:val="9"/>
        </w:numPr>
        <w:ind w:left="720" w:hanging="360"/>
      </w:pPr>
      <w:r w:rsidDel="00000000" w:rsidR="00000000" w:rsidRPr="00000000">
        <w:rPr>
          <w:b w:val="1"/>
          <w:rtl w:val="0"/>
        </w:rPr>
        <w:t xml:space="preserve">Recommended Archetype Talent Paths:</w:t>
      </w:r>
      <w:r w:rsidDel="00000000" w:rsidR="00000000" w:rsidRPr="00000000">
        <w:rPr>
          <w:rtl w:val="0"/>
        </w:rPr>
        <w:t xml:space="preserve"> Factor</w:t>
      </w:r>
    </w:p>
    <w:p w:rsidR="00000000" w:rsidDel="00000000" w:rsidP="00000000" w:rsidRDefault="00000000" w:rsidRPr="00000000" w14:paraId="00000501">
      <w:pPr>
        <w:spacing w:after="180" w:lineRule="auto"/>
        <w:ind w:left="0" w:firstLine="0"/>
        <w:rPr>
          <w:sz w:val="24"/>
          <w:szCs w:val="24"/>
        </w:rPr>
      </w:pPr>
      <w:r w:rsidDel="00000000" w:rsidR="00000000" w:rsidRPr="00000000">
        <w:rPr>
          <w:rtl w:val="0"/>
        </w:rPr>
      </w:r>
    </w:p>
    <w:p w:rsidR="00000000" w:rsidDel="00000000" w:rsidP="00000000" w:rsidRDefault="00000000" w:rsidRPr="00000000" w14:paraId="00000502">
      <w:pPr>
        <w:pStyle w:val="Heading3"/>
        <w:spacing w:after="180" w:before="240" w:lineRule="auto"/>
        <w:rPr/>
      </w:pPr>
      <w:bookmarkStart w:colFirst="0" w:colLast="0" w:name="_kh7x8f2c9ito" w:id="97"/>
      <w:bookmarkEnd w:id="97"/>
      <w:r w:rsidDel="00000000" w:rsidR="00000000" w:rsidRPr="00000000">
        <w:rPr>
          <w:rtl w:val="0"/>
        </w:rPr>
        <w:t xml:space="preserve">Soldier</w:t>
      </w:r>
    </w:p>
    <w:p w:rsidR="00000000" w:rsidDel="00000000" w:rsidP="00000000" w:rsidRDefault="00000000" w:rsidRPr="00000000" w14:paraId="00000503">
      <w:pPr>
        <w:spacing w:after="180" w:before="240" w:lineRule="auto"/>
        <w:rPr/>
      </w:pPr>
      <w:r w:rsidDel="00000000" w:rsidR="00000000" w:rsidRPr="00000000">
        <w:rPr>
          <w:rtl w:val="0"/>
        </w:rPr>
        <w:t xml:space="preserve">Whether through enlistment or conscription, you are a professional soldier, charged with the defense of your country or organization. You might be a mercenary or sellsword, or you might actually believe in the cause you fight for. Either way, you’ve received martial training, and work in a squad of other soldiers, doing what you’re ordered to.</w:t>
      </w:r>
    </w:p>
    <w:p w:rsidR="00000000" w:rsidDel="00000000" w:rsidP="00000000" w:rsidRDefault="00000000" w:rsidRPr="00000000" w14:paraId="00000504">
      <w:pPr>
        <w:numPr>
          <w:ilvl w:val="0"/>
          <w:numId w:val="11"/>
        </w:numPr>
        <w:ind w:left="720" w:hanging="360"/>
      </w:pPr>
      <w:r w:rsidDel="00000000" w:rsidR="00000000" w:rsidRPr="00000000">
        <w:rPr>
          <w:b w:val="1"/>
          <w:rtl w:val="0"/>
        </w:rPr>
        <w:t xml:space="preserve">Starting:</w:t>
      </w:r>
      <w:r w:rsidDel="00000000" w:rsidR="00000000" w:rsidRPr="00000000">
        <w:rPr>
          <w:rtl w:val="0"/>
        </w:rPr>
        <w:t xml:space="preserve"> Basic clothing, leather armor, an a medium weapon. Funds: 1d4 x 10 + 10 gp at character creation.</w:t>
      </w:r>
    </w:p>
    <w:p w:rsidR="00000000" w:rsidDel="00000000" w:rsidP="00000000" w:rsidRDefault="00000000" w:rsidRPr="00000000" w14:paraId="00000505">
      <w:pPr>
        <w:numPr>
          <w:ilvl w:val="0"/>
          <w:numId w:val="11"/>
        </w:numPr>
        <w:spacing w:after="0" w:afterAutospacing="0" w:lineRule="auto"/>
        <w:ind w:left="720" w:hanging="360"/>
        <w:rPr>
          <w:u w:val="none"/>
        </w:rPr>
      </w:pPr>
      <w:r w:rsidDel="00000000" w:rsidR="00000000" w:rsidRPr="00000000">
        <w:rPr>
          <w:b w:val="1"/>
          <w:rtl w:val="0"/>
        </w:rPr>
        <w:t xml:space="preserve">Skills:</w:t>
      </w:r>
      <w:r w:rsidDel="00000000" w:rsidR="00000000" w:rsidRPr="00000000">
        <w:rPr>
          <w:rtl w:val="0"/>
        </w:rPr>
        <w:t xml:space="preserve"> Brawl, Climb, Dodge, First Aid, and six of the following: Command,Grapple, Hide, Listen, Jump, Medicine, Melee Weapon Skill (Any), Ranged Weapons, Navigate, Repair, Ride, Siege Weapon, Spot, Stealth, Throw</w:t>
      </w:r>
      <w:r w:rsidDel="00000000" w:rsidR="00000000" w:rsidRPr="00000000">
        <w:rPr>
          <w:rtl w:val="0"/>
        </w:rPr>
      </w:r>
    </w:p>
    <w:p w:rsidR="00000000" w:rsidDel="00000000" w:rsidP="00000000" w:rsidRDefault="00000000" w:rsidRPr="00000000" w14:paraId="00000506">
      <w:pPr>
        <w:numPr>
          <w:ilvl w:val="0"/>
          <w:numId w:val="11"/>
        </w:numPr>
        <w:ind w:left="720" w:hanging="360"/>
      </w:pPr>
      <w:r w:rsidDel="00000000" w:rsidR="00000000" w:rsidRPr="00000000">
        <w:rPr>
          <w:b w:val="1"/>
          <w:rtl w:val="0"/>
        </w:rPr>
        <w:t xml:space="preserve">Recommended Archetype Talent Paths:</w:t>
      </w:r>
      <w:r w:rsidDel="00000000" w:rsidR="00000000" w:rsidRPr="00000000">
        <w:rPr>
          <w:rtl w:val="0"/>
        </w:rPr>
        <w:t xml:space="preserve"> Berserker, Fighter</w:t>
      </w:r>
    </w:p>
    <w:p w:rsidR="00000000" w:rsidDel="00000000" w:rsidP="00000000" w:rsidRDefault="00000000" w:rsidRPr="00000000" w14:paraId="00000507">
      <w:pPr>
        <w:pStyle w:val="Heading3"/>
        <w:spacing w:after="180" w:before="240" w:lineRule="auto"/>
        <w:rPr/>
      </w:pPr>
      <w:bookmarkStart w:colFirst="0" w:colLast="0" w:name="_5hzq8ijv0t05" w:id="98"/>
      <w:bookmarkEnd w:id="98"/>
      <w:r w:rsidDel="00000000" w:rsidR="00000000" w:rsidRPr="00000000">
        <w:rPr>
          <w:rtl w:val="0"/>
        </w:rPr>
        <w:t xml:space="preserve">Spy</w:t>
      </w:r>
    </w:p>
    <w:p w:rsidR="00000000" w:rsidDel="00000000" w:rsidP="00000000" w:rsidRDefault="00000000" w:rsidRPr="00000000" w14:paraId="00000508">
      <w:pPr>
        <w:spacing w:after="180" w:before="240" w:lineRule="auto"/>
        <w:rPr/>
      </w:pPr>
      <w:r w:rsidDel="00000000" w:rsidR="00000000" w:rsidRPr="00000000">
        <w:rPr>
          <w:rtl w:val="0"/>
        </w:rPr>
        <w:t xml:space="preserve">You are skilled in subterfuge and infiltration, entering countries or organizations under cover or in secret, finding out their secrets, and reporting them back to an enemy or interested party.</w:t>
      </w:r>
    </w:p>
    <w:p w:rsidR="00000000" w:rsidDel="00000000" w:rsidP="00000000" w:rsidRDefault="00000000" w:rsidRPr="00000000" w14:paraId="00000509">
      <w:pPr>
        <w:numPr>
          <w:ilvl w:val="0"/>
          <w:numId w:val="11"/>
        </w:numPr>
        <w:ind w:left="720" w:hanging="360"/>
        <w:rPr/>
      </w:pPr>
      <w:r w:rsidDel="00000000" w:rsidR="00000000" w:rsidRPr="00000000">
        <w:rPr>
          <w:b w:val="1"/>
          <w:rtl w:val="0"/>
        </w:rPr>
        <w:t xml:space="preserve">Starting:</w:t>
      </w:r>
      <w:r w:rsidDel="00000000" w:rsidR="00000000" w:rsidRPr="00000000">
        <w:rPr>
          <w:rtl w:val="0"/>
        </w:rPr>
        <w:t xml:space="preserve"> Basic clothing, a small weapon, and a contact. Funds: 1d4 x 10 + 20 gp at character creation.</w:t>
      </w:r>
    </w:p>
    <w:p w:rsidR="00000000" w:rsidDel="00000000" w:rsidP="00000000" w:rsidRDefault="00000000" w:rsidRPr="00000000" w14:paraId="0000050A">
      <w:pPr>
        <w:numPr>
          <w:ilvl w:val="0"/>
          <w:numId w:val="11"/>
        </w:numPr>
        <w:spacing w:after="0" w:afterAutospacing="0" w:lineRule="auto"/>
        <w:ind w:left="720" w:hanging="360"/>
        <w:rPr>
          <w:u w:val="none"/>
        </w:rPr>
      </w:pPr>
      <w:r w:rsidDel="00000000" w:rsidR="00000000" w:rsidRPr="00000000">
        <w:rPr>
          <w:b w:val="1"/>
          <w:rtl w:val="0"/>
        </w:rPr>
        <w:t xml:space="preserve">Skills:</w:t>
      </w:r>
      <w:r w:rsidDel="00000000" w:rsidR="00000000" w:rsidRPr="00000000">
        <w:rPr>
          <w:rtl w:val="0"/>
        </w:rPr>
        <w:t xml:space="preserve"> Dodge, Fast Talk, Hide, Listen, Research, Spot, Stealth, and three of the following: Brawl, Disguise, Etiquette, Grapple, Knowledge (any), Martial Arts, Navigate, Pilot (any), Repair (Mechanical), Ranged Weapons, Ride, Swim, Throw, Track.</w:t>
      </w:r>
    </w:p>
    <w:p w:rsidR="00000000" w:rsidDel="00000000" w:rsidP="00000000" w:rsidRDefault="00000000" w:rsidRPr="00000000" w14:paraId="0000050B">
      <w:pPr>
        <w:numPr>
          <w:ilvl w:val="0"/>
          <w:numId w:val="11"/>
        </w:numPr>
        <w:ind w:left="720" w:hanging="360"/>
      </w:pPr>
      <w:r w:rsidDel="00000000" w:rsidR="00000000" w:rsidRPr="00000000">
        <w:rPr>
          <w:b w:val="1"/>
          <w:rtl w:val="0"/>
        </w:rPr>
        <w:t xml:space="preserve">Recommended Archetype Talent Paths:</w:t>
      </w:r>
      <w:r w:rsidDel="00000000" w:rsidR="00000000" w:rsidRPr="00000000">
        <w:rPr>
          <w:rtl w:val="0"/>
        </w:rPr>
        <w:t xml:space="preserve"> Rogue</w:t>
      </w:r>
    </w:p>
    <w:p w:rsidR="00000000" w:rsidDel="00000000" w:rsidP="00000000" w:rsidRDefault="00000000" w:rsidRPr="00000000" w14:paraId="0000050C">
      <w:pPr>
        <w:pStyle w:val="Heading3"/>
        <w:spacing w:after="180" w:before="240" w:lineRule="auto"/>
        <w:rPr/>
      </w:pPr>
      <w:bookmarkStart w:colFirst="0" w:colLast="0" w:name="_b5vv21mhpx59" w:id="99"/>
      <w:bookmarkEnd w:id="99"/>
      <w:r w:rsidDel="00000000" w:rsidR="00000000" w:rsidRPr="00000000">
        <w:rPr>
          <w:rtl w:val="0"/>
        </w:rPr>
        <w:t xml:space="preserve">Thief</w:t>
      </w:r>
    </w:p>
    <w:p w:rsidR="00000000" w:rsidDel="00000000" w:rsidP="00000000" w:rsidRDefault="00000000" w:rsidRPr="00000000" w14:paraId="0000050D">
      <w:pPr>
        <w:spacing w:after="180" w:before="240" w:lineRule="auto"/>
        <w:rPr/>
      </w:pPr>
      <w:r w:rsidDel="00000000" w:rsidR="00000000" w:rsidRPr="00000000">
        <w:rPr>
          <w:rtl w:val="0"/>
        </w:rPr>
        <w:t xml:space="preserve">You take what you want, either to survive or because it appeals to you. You could be a lowly pickpocket, an infamous brigand, or a glamorous international jewel thief. You flaunt the law to steal, either armed, through clever deception, stealth, or some combination of all three.</w:t>
      </w:r>
    </w:p>
    <w:p w:rsidR="00000000" w:rsidDel="00000000" w:rsidP="00000000" w:rsidRDefault="00000000" w:rsidRPr="00000000" w14:paraId="0000050E">
      <w:pPr>
        <w:numPr>
          <w:ilvl w:val="0"/>
          <w:numId w:val="10"/>
        </w:numPr>
        <w:ind w:left="720" w:hanging="360"/>
        <w:rPr>
          <w:u w:val="none"/>
        </w:rPr>
      </w:pPr>
      <w:r w:rsidDel="00000000" w:rsidR="00000000" w:rsidRPr="00000000">
        <w:rPr>
          <w:b w:val="1"/>
          <w:rtl w:val="0"/>
        </w:rPr>
        <w:t xml:space="preserve">Starting:</w:t>
      </w:r>
      <w:r w:rsidDel="00000000" w:rsidR="00000000" w:rsidRPr="00000000">
        <w:rPr>
          <w:rtl w:val="0"/>
        </w:rPr>
        <w:t xml:space="preserve"> Basic clothing, a small weapon, and a contact. Funds: 1d4 x 10 + 20 gp at character creation.</w:t>
      </w:r>
      <w:r w:rsidDel="00000000" w:rsidR="00000000" w:rsidRPr="00000000">
        <w:rPr>
          <w:rtl w:val="0"/>
        </w:rPr>
      </w:r>
    </w:p>
    <w:p w:rsidR="00000000" w:rsidDel="00000000" w:rsidP="00000000" w:rsidRDefault="00000000" w:rsidRPr="00000000" w14:paraId="0000050F">
      <w:pPr>
        <w:numPr>
          <w:ilvl w:val="0"/>
          <w:numId w:val="10"/>
        </w:numPr>
        <w:spacing w:after="0" w:afterAutospacing="0" w:lineRule="auto"/>
        <w:ind w:left="720" w:hanging="360"/>
        <w:rPr>
          <w:u w:val="none"/>
        </w:rPr>
      </w:pPr>
      <w:r w:rsidDel="00000000" w:rsidR="00000000" w:rsidRPr="00000000">
        <w:rPr>
          <w:b w:val="1"/>
          <w:rtl w:val="0"/>
        </w:rPr>
        <w:t xml:space="preserve">Skills:</w:t>
      </w:r>
      <w:r w:rsidDel="00000000" w:rsidR="00000000" w:rsidRPr="00000000">
        <w:rPr>
          <w:rtl w:val="0"/>
        </w:rPr>
        <w:t xml:space="preserve"> Appraise, Dodge, Fast Talk, Hide, Stealth, and five other skills from the following list, as appropriate to setting and concept: Bargain, Brawl, Climb, Disguise, Fine Manipulation, Grapple, Insight, Listen, Jump, Knowledge (Law), Persuade, Repair (Mechanical), Spot, and any Weapon.</w:t>
      </w:r>
    </w:p>
    <w:p w:rsidR="00000000" w:rsidDel="00000000" w:rsidP="00000000" w:rsidRDefault="00000000" w:rsidRPr="00000000" w14:paraId="00000510">
      <w:pPr>
        <w:numPr>
          <w:ilvl w:val="0"/>
          <w:numId w:val="10"/>
        </w:numPr>
        <w:ind w:left="720" w:hanging="360"/>
      </w:pPr>
      <w:r w:rsidDel="00000000" w:rsidR="00000000" w:rsidRPr="00000000">
        <w:rPr>
          <w:b w:val="1"/>
          <w:rtl w:val="0"/>
        </w:rPr>
        <w:t xml:space="preserve">Recommended Archetype Talent Paths:</w:t>
      </w:r>
      <w:r w:rsidDel="00000000" w:rsidR="00000000" w:rsidRPr="00000000">
        <w:rPr>
          <w:rtl w:val="0"/>
        </w:rPr>
        <w:t xml:space="preserve"> Rogue</w:t>
      </w:r>
    </w:p>
    <w:p w:rsidR="00000000" w:rsidDel="00000000" w:rsidP="00000000" w:rsidRDefault="00000000" w:rsidRPr="00000000" w14:paraId="00000511">
      <w:pPr>
        <w:pStyle w:val="Heading3"/>
        <w:spacing w:after="180" w:before="240" w:lineRule="auto"/>
        <w:rPr/>
      </w:pPr>
      <w:bookmarkStart w:colFirst="0" w:colLast="0" w:name="_b62ppqnzsyv7" w:id="100"/>
      <w:bookmarkEnd w:id="100"/>
      <w:r w:rsidDel="00000000" w:rsidR="00000000" w:rsidRPr="00000000">
        <w:rPr>
          <w:rtl w:val="0"/>
        </w:rPr>
        <w:t xml:space="preserve">Warrior</w:t>
      </w:r>
    </w:p>
    <w:p w:rsidR="00000000" w:rsidDel="00000000" w:rsidP="00000000" w:rsidRDefault="00000000" w:rsidRPr="00000000" w14:paraId="00000512">
      <w:pPr>
        <w:spacing w:after="180" w:before="240" w:lineRule="auto"/>
        <w:rPr/>
      </w:pPr>
      <w:r w:rsidDel="00000000" w:rsidR="00000000" w:rsidRPr="00000000">
        <w:rPr>
          <w:rtl w:val="0"/>
        </w:rPr>
        <w:t xml:space="preserve">You specialize in individual combat, surviving by your reflexes and your weapon skills. Perhaps you adhere to a code of honor like chivalry or bushido, or you are a mercenary or barbaric adventurer. Soldiers fight in groups or squads, while warriors look only to their own prowess.</w:t>
      </w:r>
    </w:p>
    <w:p w:rsidR="00000000" w:rsidDel="00000000" w:rsidP="00000000" w:rsidRDefault="00000000" w:rsidRPr="00000000" w14:paraId="00000513">
      <w:pPr>
        <w:numPr>
          <w:ilvl w:val="0"/>
          <w:numId w:val="16"/>
        </w:numPr>
        <w:ind w:left="720" w:hanging="360"/>
        <w:rPr>
          <w:u w:val="none"/>
        </w:rPr>
      </w:pPr>
      <w:r w:rsidDel="00000000" w:rsidR="00000000" w:rsidRPr="00000000">
        <w:rPr>
          <w:b w:val="1"/>
          <w:rtl w:val="0"/>
        </w:rPr>
        <w:t xml:space="preserve">Starting:</w:t>
      </w:r>
      <w:r w:rsidDel="00000000" w:rsidR="00000000" w:rsidRPr="00000000">
        <w:rPr>
          <w:rtl w:val="0"/>
        </w:rPr>
        <w:t xml:space="preserve"> Basic clothing, leather armor, and a medium weapon. Funds: 1d4 x 10 + 10 gp at character creation.</w:t>
      </w:r>
      <w:r w:rsidDel="00000000" w:rsidR="00000000" w:rsidRPr="00000000">
        <w:rPr>
          <w:rtl w:val="0"/>
        </w:rPr>
      </w:r>
    </w:p>
    <w:p w:rsidR="00000000" w:rsidDel="00000000" w:rsidP="00000000" w:rsidRDefault="00000000" w:rsidRPr="00000000" w14:paraId="00000514">
      <w:pPr>
        <w:numPr>
          <w:ilvl w:val="0"/>
          <w:numId w:val="16"/>
        </w:numPr>
        <w:spacing w:after="0" w:afterAutospacing="0" w:lineRule="auto"/>
        <w:ind w:left="720" w:hanging="360"/>
        <w:rPr>
          <w:u w:val="none"/>
        </w:rPr>
      </w:pPr>
      <w:r w:rsidDel="00000000" w:rsidR="00000000" w:rsidRPr="00000000">
        <w:rPr>
          <w:b w:val="1"/>
          <w:rtl w:val="0"/>
        </w:rPr>
        <w:t xml:space="preserve">Skills:</w:t>
      </w:r>
      <w:r w:rsidDel="00000000" w:rsidR="00000000" w:rsidRPr="00000000">
        <w:rPr>
          <w:rtl w:val="0"/>
        </w:rPr>
        <w:t xml:space="preserve"> Brawl, Dodge, Grapple, Melee Weapon Skill (Any), Ranged Weapons, and five other skills from the following list: Athletics, Climb, Hide, Listen, Jump, Martial Arts, Ride, Shield, Spot, Stealth, Swim, Throw, Track.</w:t>
      </w:r>
    </w:p>
    <w:p w:rsidR="00000000" w:rsidDel="00000000" w:rsidP="00000000" w:rsidRDefault="00000000" w:rsidRPr="00000000" w14:paraId="00000515">
      <w:pPr>
        <w:numPr>
          <w:ilvl w:val="0"/>
          <w:numId w:val="16"/>
        </w:numPr>
        <w:ind w:left="720" w:hanging="360"/>
      </w:pPr>
      <w:r w:rsidDel="00000000" w:rsidR="00000000" w:rsidRPr="00000000">
        <w:rPr>
          <w:b w:val="1"/>
          <w:rtl w:val="0"/>
        </w:rPr>
        <w:t xml:space="preserve">Recommended Archetype Talent Paths:</w:t>
      </w:r>
      <w:r w:rsidDel="00000000" w:rsidR="00000000" w:rsidRPr="00000000">
        <w:rPr>
          <w:rtl w:val="0"/>
        </w:rPr>
        <w:t xml:space="preserve"> Berserker, Fighter</w:t>
      </w:r>
    </w:p>
    <w:p w:rsidR="00000000" w:rsidDel="00000000" w:rsidP="00000000" w:rsidRDefault="00000000" w:rsidRPr="00000000" w14:paraId="00000516">
      <w:pPr>
        <w:pStyle w:val="Heading3"/>
        <w:spacing w:after="180" w:lineRule="auto"/>
        <w:rPr/>
      </w:pPr>
      <w:bookmarkStart w:colFirst="0" w:colLast="0" w:name="_t9qr0mopjkxu" w:id="101"/>
      <w:bookmarkEnd w:id="101"/>
      <w:r w:rsidDel="00000000" w:rsidR="00000000" w:rsidRPr="00000000">
        <w:rPr>
          <w:rtl w:val="0"/>
        </w:rPr>
        <w:t xml:space="preserve">Witchhunter</w:t>
      </w:r>
    </w:p>
    <w:p w:rsidR="00000000" w:rsidDel="00000000" w:rsidP="00000000" w:rsidRDefault="00000000" w:rsidRPr="00000000" w14:paraId="00000517">
      <w:pPr>
        <w:spacing w:after="180" w:lineRule="auto"/>
        <w:ind w:left="0" w:firstLine="0"/>
        <w:rPr>
          <w:sz w:val="24"/>
          <w:szCs w:val="24"/>
        </w:rPr>
      </w:pPr>
      <w:r w:rsidDel="00000000" w:rsidR="00000000" w:rsidRPr="00000000">
        <w:rPr>
          <w:sz w:val="24"/>
          <w:szCs w:val="24"/>
          <w:rtl w:val="0"/>
        </w:rPr>
        <w:t xml:space="preserve">You are training in hunting mages, whether you find heretics who offended the church or a necromancer who defiles the graves.</w:t>
      </w:r>
    </w:p>
    <w:p w:rsidR="00000000" w:rsidDel="00000000" w:rsidP="00000000" w:rsidRDefault="00000000" w:rsidRPr="00000000" w14:paraId="00000518">
      <w:pPr>
        <w:numPr>
          <w:ilvl w:val="0"/>
          <w:numId w:val="16"/>
        </w:numPr>
        <w:ind w:left="720" w:hanging="360"/>
      </w:pPr>
      <w:r w:rsidDel="00000000" w:rsidR="00000000" w:rsidRPr="00000000">
        <w:rPr>
          <w:b w:val="1"/>
          <w:rtl w:val="0"/>
        </w:rPr>
        <w:t xml:space="preserve">Starting:</w:t>
      </w:r>
      <w:r w:rsidDel="00000000" w:rsidR="00000000" w:rsidRPr="00000000">
        <w:rPr>
          <w:rtl w:val="0"/>
        </w:rPr>
        <w:t xml:space="preserve"> Basic clothing, leather armor, iron manacles, and a medium weapon. Funds: 1d4 x 10 + 10 gp at character creation.</w:t>
      </w:r>
    </w:p>
    <w:p w:rsidR="00000000" w:rsidDel="00000000" w:rsidP="00000000" w:rsidRDefault="00000000" w:rsidRPr="00000000" w14:paraId="00000519">
      <w:pPr>
        <w:numPr>
          <w:ilvl w:val="0"/>
          <w:numId w:val="16"/>
        </w:numPr>
        <w:spacing w:after="0" w:afterAutospacing="0" w:lineRule="auto"/>
        <w:ind w:left="720" w:hanging="360"/>
      </w:pPr>
      <w:r w:rsidDel="00000000" w:rsidR="00000000" w:rsidRPr="00000000">
        <w:rPr>
          <w:b w:val="1"/>
          <w:rtl w:val="0"/>
        </w:rPr>
        <w:t xml:space="preserve">Skills:</w:t>
      </w:r>
      <w:r w:rsidDel="00000000" w:rsidR="00000000" w:rsidRPr="00000000">
        <w:rPr>
          <w:rtl w:val="0"/>
        </w:rPr>
        <w:t xml:space="preserve"> Brawl, Dodge, Grapple, Melee Weapon Skill (Any), Ranged Weapons, Spellcraft, Survival and three other skills from the following list: Climb, Hide, Listen, Jump, Language (Other), Martial Arts, Ride, Sense, Shield, Spot, Stealth, Swim, Throw, Track.</w:t>
      </w:r>
    </w:p>
    <w:p w:rsidR="00000000" w:rsidDel="00000000" w:rsidP="00000000" w:rsidRDefault="00000000" w:rsidRPr="00000000" w14:paraId="0000051A">
      <w:pPr>
        <w:numPr>
          <w:ilvl w:val="0"/>
          <w:numId w:val="16"/>
        </w:numPr>
        <w:ind w:left="720" w:hanging="360"/>
      </w:pPr>
      <w:r w:rsidDel="00000000" w:rsidR="00000000" w:rsidRPr="00000000">
        <w:rPr>
          <w:b w:val="1"/>
          <w:rtl w:val="0"/>
        </w:rPr>
        <w:t xml:space="preserve">Recommended Archetype Talent Paths:</w:t>
      </w:r>
      <w:r w:rsidDel="00000000" w:rsidR="00000000" w:rsidRPr="00000000">
        <w:rPr>
          <w:rtl w:val="0"/>
        </w:rPr>
        <w:t xml:space="preserve"> Archeon</w:t>
      </w:r>
    </w:p>
    <w:p w:rsidR="00000000" w:rsidDel="00000000" w:rsidP="00000000" w:rsidRDefault="00000000" w:rsidRPr="00000000" w14:paraId="0000051B">
      <w:pPr>
        <w:spacing w:after="180" w:lineRule="auto"/>
        <w:ind w:left="0" w:firstLine="0"/>
        <w:rPr>
          <w:sz w:val="24"/>
          <w:szCs w:val="24"/>
        </w:rPr>
      </w:pPr>
      <w:r w:rsidDel="00000000" w:rsidR="00000000" w:rsidRPr="00000000">
        <w:rPr>
          <w:rtl w:val="0"/>
        </w:rPr>
      </w:r>
    </w:p>
    <w:p w:rsidR="00000000" w:rsidDel="00000000" w:rsidP="00000000" w:rsidRDefault="00000000" w:rsidRPr="00000000" w14:paraId="0000051C">
      <w:pPr>
        <w:spacing w:after="180" w:before="240" w:lineRule="auto"/>
        <w:rPr>
          <w:sz w:val="24"/>
          <w:szCs w:val="24"/>
        </w:rPr>
      </w:pPr>
      <w:r w:rsidDel="00000000" w:rsidR="00000000" w:rsidRPr="00000000">
        <w:rPr>
          <w:b w:val="1"/>
          <w:sz w:val="32"/>
          <w:szCs w:val="32"/>
          <w:rtl w:val="0"/>
        </w:rPr>
        <w:t xml:space="preserve">Finishing Touches</w:t>
      </w:r>
      <w:r w:rsidDel="00000000" w:rsidR="00000000" w:rsidRPr="00000000">
        <w:rPr>
          <w:rtl w:val="0"/>
        </w:rPr>
      </w:r>
    </w:p>
    <w:p w:rsidR="00000000" w:rsidDel="00000000" w:rsidP="00000000" w:rsidRDefault="00000000" w:rsidRPr="00000000" w14:paraId="0000051D">
      <w:pPr>
        <w:spacing w:after="180" w:before="240" w:lineRule="auto"/>
        <w:rPr>
          <w:sz w:val="24"/>
          <w:szCs w:val="24"/>
        </w:rPr>
      </w:pPr>
      <w:r w:rsidDel="00000000" w:rsidR="00000000" w:rsidRPr="00000000">
        <w:rPr>
          <w:sz w:val="24"/>
          <w:szCs w:val="24"/>
          <w:rtl w:val="0"/>
        </w:rPr>
        <w:t xml:space="preserve">You can examine your character sheet and reflect on the choices you’ve made during character creation. Perhaps some of the skills indicate a personality type, such as studious, eclectic, violent, or some other such adjective. You might try to find the character’s ‘voice’, or some other means of expression that makes them come alive at the gaming table. Not everyone wants to be a method actor, though, and don’t feel that you need to come to the table with an in-depth personality and back-story for your character. Some of that will come during the roleplaying experience, and some of it will come naturally as your character is faced with adventure and adversity.</w:t>
      </w:r>
    </w:p>
    <w:p w:rsidR="00000000" w:rsidDel="00000000" w:rsidP="00000000" w:rsidRDefault="00000000" w:rsidRPr="00000000" w14:paraId="0000051E">
      <w:pPr>
        <w:spacing w:after="180" w:before="240" w:lineRule="auto"/>
        <w:rPr/>
      </w:pPr>
      <w:r w:rsidDel="00000000" w:rsidR="00000000" w:rsidRPr="00000000">
        <w:rPr>
          <w:sz w:val="24"/>
          <w:szCs w:val="24"/>
          <w:rtl w:val="0"/>
        </w:rPr>
        <w:t xml:space="preserve">The hard part is over—now the fun can begin!</w:t>
      </w:r>
      <w:r w:rsidDel="00000000" w:rsidR="00000000" w:rsidRPr="00000000">
        <w:rPr>
          <w:rtl w:val="0"/>
        </w:rPr>
      </w:r>
    </w:p>
    <w:sectPr>
      <w:pgSz w:h="15840" w:w="12240" w:orient="portrait"/>
      <w:pgMar w:bottom="720" w:top="720" w:left="720" w:right="72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eff Mackie" w:id="5" w:date="2025-08-02T02:11:36Z">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Jeff Editing Bookmark</w:t>
      </w:r>
    </w:p>
  </w:comment>
  <w:comment w:author="Michael Bielaczyc" w:id="2" w:date="2025-07-26T18:27:47Z">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edited to here</w:t>
      </w:r>
    </w:p>
  </w:comment>
  <w:comment w:author="Justin Jacobs" w:id="0" w:date="2025-08-08T14:30:00Z">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this interact with Horror in any way?</w:t>
      </w:r>
    </w:p>
  </w:comment>
  <w:comment w:author="Michael Bielaczyc" w:id="1" w:date="2025-08-08T21:11:49Z">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was hoping to keep the heritage bonuses low, so i think the fear resistance is good.</w:t>
      </w:r>
    </w:p>
  </w:comment>
  <w:comment w:author="Justin Jacobs" w:id="3" w:date="2025-08-08T14:12:33Z">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your INT increases later, do you add to your personal skills, or is this tied to INT at character creation only?</w:t>
      </w:r>
    </w:p>
  </w:comment>
  <w:comment w:author="Michael Bielaczyc" w:id="4" w:date="2025-08-08T21:13:31Z">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would vote at creation only. but it does up your EXP bonus, which will make skill leveling easier.</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color w:val="434343"/>
      <w:sz w:val="28"/>
      <w:szCs w:val="28"/>
      <w:u w:val="single"/>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www.sagaborn.com/SagaBornBR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